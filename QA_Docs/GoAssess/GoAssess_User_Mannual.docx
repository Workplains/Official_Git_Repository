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12199225"/>
        <w:docPartObj>
          <w:docPartGallery w:val="Cover Pages"/>
          <w:docPartUnique/>
        </w:docPartObj>
      </w:sdtPr>
      <w:sdtEndPr>
        <w:rPr>
          <w:rFonts w:asciiTheme="minorHAnsi" w:eastAsiaTheme="minorHAnsi" w:hAnsiTheme="minorHAnsi" w:cstheme="minorBidi"/>
          <w:b w:val="0"/>
          <w:bCs w:val="0"/>
          <w:color w:val="auto"/>
          <w:sz w:val="22"/>
          <w:szCs w:val="22"/>
        </w:rPr>
      </w:sdtEndPr>
      <w:sdtContent>
        <w:tbl>
          <w:tblPr>
            <w:tblpPr w:leftFromText="187" w:rightFromText="187" w:horzAnchor="margin" w:tblpYSpec="bottom"/>
            <w:tblW w:w="3000" w:type="pct"/>
            <w:tblLook w:val="04A0"/>
          </w:tblPr>
          <w:tblGrid>
            <w:gridCol w:w="5806"/>
          </w:tblGrid>
          <w:tr w:rsidR="00B41484">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B41484" w:rsidRDefault="00C011E2" w:rsidP="009A7E8C">
                    <w:pPr>
                      <w:pStyle w:val="NoSpacing"/>
                      <w:rPr>
                        <w:rFonts w:asciiTheme="majorHAnsi" w:eastAsiaTheme="majorEastAsia" w:hAnsiTheme="majorHAnsi" w:cstheme="majorBidi"/>
                        <w:b/>
                        <w:bCs/>
                        <w:color w:val="365F91" w:themeColor="accent1" w:themeShade="BF"/>
                        <w:sz w:val="48"/>
                        <w:szCs w:val="48"/>
                      </w:rPr>
                    </w:pPr>
                    <w:r w:rsidRPr="00C011E2">
                      <w:rPr>
                        <w:rFonts w:asciiTheme="majorHAnsi" w:eastAsiaTheme="majorEastAsia" w:hAnsiTheme="majorHAnsi" w:cstheme="majorBidi"/>
                        <w:b/>
                        <w:bCs/>
                        <w:color w:val="365F91" w:themeColor="accent1" w:themeShade="BF"/>
                        <w:sz w:val="48"/>
                        <w:szCs w:val="48"/>
                      </w:rPr>
                      <w:t>GOASSESS</w:t>
                    </w:r>
                    <w:r w:rsidR="001A20C5" w:rsidRPr="00C011E2">
                      <w:rPr>
                        <w:rFonts w:asciiTheme="majorHAnsi" w:eastAsiaTheme="majorEastAsia" w:hAnsiTheme="majorHAnsi" w:cstheme="majorBidi"/>
                        <w:b/>
                        <w:bCs/>
                        <w:color w:val="365F91" w:themeColor="accent1" w:themeShade="BF"/>
                        <w:sz w:val="48"/>
                        <w:szCs w:val="48"/>
                      </w:rPr>
                      <w:t xml:space="preserve"> User Manual</w:t>
                    </w:r>
                  </w:p>
                </w:tc>
              </w:sdtContent>
            </w:sdt>
          </w:tr>
          <w:tr w:rsidR="00B41484">
            <w:sdt>
              <w:sdtPr>
                <w:rPr>
                  <w:color w:val="484329" w:themeColor="background2" w:themeShade="3F"/>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B41484" w:rsidRDefault="00C011E2" w:rsidP="009A7E8C">
                    <w:pPr>
                      <w:pStyle w:val="NoSpacing"/>
                      <w:rPr>
                        <w:color w:val="484329" w:themeColor="background2" w:themeShade="3F"/>
                        <w:sz w:val="28"/>
                        <w:szCs w:val="28"/>
                      </w:rPr>
                    </w:pPr>
                    <w:r w:rsidRPr="00C011E2">
                      <w:rPr>
                        <w:color w:val="484329" w:themeColor="background2" w:themeShade="3F"/>
                        <w:sz w:val="28"/>
                        <w:szCs w:val="28"/>
                      </w:rPr>
                      <w:t>GoAssess</w:t>
                    </w:r>
                    <w:r w:rsidR="001A20C5" w:rsidRPr="00C011E2">
                      <w:rPr>
                        <w:color w:val="484329" w:themeColor="background2" w:themeShade="3F"/>
                        <w:sz w:val="28"/>
                        <w:szCs w:val="28"/>
                      </w:rPr>
                      <w:t>.im4hc.com</w:t>
                    </w:r>
                  </w:p>
                </w:tc>
              </w:sdtContent>
            </w:sdt>
          </w:tr>
          <w:tr w:rsidR="00B41484">
            <w:tc>
              <w:tcPr>
                <w:tcW w:w="5746" w:type="dxa"/>
              </w:tcPr>
              <w:p w:rsidR="00B41484" w:rsidRDefault="00B41484">
                <w:pPr>
                  <w:pStyle w:val="NoSpacing"/>
                  <w:rPr>
                    <w:color w:val="484329" w:themeColor="background2" w:themeShade="3F"/>
                    <w:sz w:val="28"/>
                    <w:szCs w:val="28"/>
                  </w:rPr>
                </w:pPr>
              </w:p>
            </w:tc>
          </w:tr>
          <w:tr w:rsidR="00B41484" w:rsidTr="00E0581E">
            <w:trPr>
              <w:trHeight w:val="1366"/>
            </w:trPr>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B41484" w:rsidRDefault="00C011E2" w:rsidP="00E0581E">
                    <w:pPr>
                      <w:pStyle w:val="NoSpacing"/>
                      <w:jc w:val="both"/>
                    </w:pPr>
                    <w:r>
                      <w:t>GOASSESS</w:t>
                    </w:r>
                    <w:r w:rsidR="00E0581E">
                      <w:t xml:space="preserve"> enhance organizational working efficiency in collaborative environment. This document is to facilitate you to use </w:t>
                    </w:r>
                    <w:r>
                      <w:t>GOASSESS</w:t>
                    </w:r>
                    <w:r w:rsidR="00E0581E">
                      <w:t xml:space="preserve"> easily. </w:t>
                    </w:r>
                    <w:r>
                      <w:t>GOASSESS</w:t>
                    </w:r>
                    <w:r w:rsidR="00E0581E">
                      <w:t xml:space="preserve"> is an easy-to-use assessment tool builder geared towards the specific needs of the humanitarian sector.  </w:t>
                    </w:r>
                  </w:p>
                </w:tc>
              </w:sdtContent>
            </w:sdt>
          </w:tr>
          <w:tr w:rsidR="00B41484">
            <w:tc>
              <w:tcPr>
                <w:tcW w:w="5746" w:type="dxa"/>
              </w:tcPr>
              <w:p w:rsidR="00B41484" w:rsidRDefault="00B41484">
                <w:pPr>
                  <w:pStyle w:val="NoSpacing"/>
                </w:pPr>
              </w:p>
            </w:tc>
          </w:tr>
          <w:tr w:rsidR="00B41484">
            <w:tc>
              <w:tcPr>
                <w:tcW w:w="5746" w:type="dxa"/>
              </w:tcPr>
              <w:p w:rsidR="00B41484" w:rsidRDefault="00C011E2" w:rsidP="009A7E8C">
                <w:pPr>
                  <w:pStyle w:val="NoSpacing"/>
                  <w:rPr>
                    <w:b/>
                    <w:bCs/>
                  </w:rPr>
                </w:pPr>
                <w:r>
                  <w:rPr>
                    <w:b/>
                    <w:bCs/>
                  </w:rPr>
                  <w:t>GOASSESS</w:t>
                </w:r>
                <w:r w:rsidR="00572E49">
                  <w:rPr>
                    <w:b/>
                    <w:bCs/>
                  </w:rPr>
                  <w:t xml:space="preserve"> powered by CARD</w:t>
                </w:r>
                <w:r w:rsidR="00572E49">
                  <w:rPr>
                    <w:rFonts w:ascii="Calibri" w:hAnsi="Calibri"/>
                    <w:b/>
                    <w:bCs/>
                  </w:rPr>
                  <w:t>©</w:t>
                </w:r>
              </w:p>
            </w:tc>
          </w:tr>
          <w:tr w:rsidR="00B41484">
            <w:sdt>
              <w:sdtPr>
                <w:rPr>
                  <w:b/>
                  <w:bCs/>
                </w:rPr>
                <w:alias w:val="Date"/>
                <w:id w:val="703864210"/>
                <w:dataBinding w:prefixMappings="xmlns:ns0='http://schemas.microsoft.com/office/2006/coverPageProps'" w:xpath="/ns0:CoverPageProperties[1]/ns0:PublishDate[1]" w:storeItemID="{55AF091B-3C7A-41E3-B477-F2FDAA23CFDA}"/>
                <w:date w:fullDate="2012-09-18T00:00:00Z">
                  <w:dateFormat w:val="M/d/yyyy"/>
                  <w:lid w:val="en-US"/>
                  <w:storeMappedDataAs w:val="dateTime"/>
                  <w:calendar w:val="gregorian"/>
                </w:date>
              </w:sdtPr>
              <w:sdtContent>
                <w:tc>
                  <w:tcPr>
                    <w:tcW w:w="5746" w:type="dxa"/>
                  </w:tcPr>
                  <w:p w:rsidR="00B41484" w:rsidRDefault="001A20C5">
                    <w:pPr>
                      <w:pStyle w:val="NoSpacing"/>
                      <w:rPr>
                        <w:b/>
                        <w:bCs/>
                      </w:rPr>
                    </w:pPr>
                    <w:r>
                      <w:rPr>
                        <w:b/>
                        <w:bCs/>
                      </w:rPr>
                      <w:t>9/18/2012</w:t>
                    </w:r>
                  </w:p>
                </w:tc>
              </w:sdtContent>
            </w:sdt>
          </w:tr>
          <w:tr w:rsidR="00B41484">
            <w:tc>
              <w:tcPr>
                <w:tcW w:w="5746" w:type="dxa"/>
              </w:tcPr>
              <w:p w:rsidR="00B41484" w:rsidRDefault="00B41484">
                <w:pPr>
                  <w:pStyle w:val="NoSpacing"/>
                  <w:rPr>
                    <w:b/>
                    <w:bCs/>
                  </w:rPr>
                </w:pPr>
              </w:p>
            </w:tc>
          </w:tr>
        </w:tbl>
        <w:p w:rsidR="00B41484" w:rsidRDefault="00520C27">
          <w:r>
            <w:rPr>
              <w:noProof/>
              <w:lang w:eastAsia="zh-TW"/>
            </w:rPr>
            <w:pict>
              <v:group id="_x0000_s1027" style="position:absolute;margin-left:5614.3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8" type="#_x0000_t32" style="position:absolute;left:6519;top:1258;width:4303;height:10040;flip:x" o:connectortype="straight" strokecolor="#a7bfde [1620]"/>
                <v:group id="_x0000_s1029" style="position:absolute;left:5531;top:9226;width:5291;height:5845" coordorigin="5531,9226" coordsize="5291,5845">
                  <v:shape id="_x0000_s1030"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1" style="position:absolute;left:6117;top:10212;width:4526;height:4258;rotation:41366637fd;flip:y" fillcolor="#d3dfee [820]" stroked="f" strokecolor="#a7bfde [1620]"/>
                  <v:oval id="_x0000_s1032" style="position:absolute;left:6217;top:10481;width:3424;height:3221;rotation:41366637fd;flip:y" fillcolor="#7ba0cd [2420]" stroked="f" strokecolor="#a7bfde [1620]"/>
                </v:group>
                <w10:wrap anchorx="page" anchory="page"/>
              </v:group>
            </w:pict>
          </w:r>
          <w:r>
            <w:rPr>
              <w:noProof/>
              <w:lang w:eastAsia="zh-TW"/>
            </w:rPr>
            <w:pict>
              <v:group id="_x0000_s1038" style="position:absolute;margin-left:0;margin-top:0;width:464.8pt;height:380.95pt;z-index:251662336;mso-position-horizontal:left;mso-position-horizontal-relative:page;mso-position-vertical:top;mso-position-vertical-relative:page" coordorigin="15,15" coordsize="9296,7619" o:allowincell="f">
                <v:shape id="_x0000_s1039" type="#_x0000_t32" style="position:absolute;left:15;top:15;width:7512;height:7386" o:connectortype="straight" strokecolor="#a7bfde [1620]"/>
                <v:group id="_x0000_s1040" style="position:absolute;left:7095;top:5418;width:2216;height:2216" coordorigin="7907,4350" coordsize="2216,2216">
                  <v:oval id="_x0000_s1041" style="position:absolute;left:7907;top:4350;width:2216;height:2216" fillcolor="#a7bfde [1620]" stroked="f"/>
                  <v:oval id="_x0000_s1042" style="position:absolute;left:7961;top:4684;width:1813;height:1813" fillcolor="#d3dfee [820]" stroked="f"/>
                  <v:oval id="_x0000_s1043" style="position:absolute;left:8006;top:5027;width:1375;height:1375" fillcolor="#7ba0cd [2420]" stroked="f"/>
                </v:group>
                <w10:wrap anchorx="page" anchory="page"/>
              </v:group>
            </w:pict>
          </w:r>
          <w:r>
            <w:rPr>
              <w:noProof/>
              <w:lang w:eastAsia="zh-TW"/>
            </w:rPr>
            <w:pict>
              <v:group id="_x0000_s1033" style="position:absolute;margin-left:7745pt;margin-top:0;width:332.7pt;height:227.25pt;z-index:251661312;mso-position-horizontal:right;mso-position-horizontal-relative:margin;mso-position-vertical:top;mso-position-vertical-relative:page" coordorigin="4136,15" coordsize="6654,4545" o:allowincell="f">
                <v:shape id="_x0000_s1034" type="#_x0000_t32" style="position:absolute;left:4136;top:15;width:3058;height:3855" o:connectortype="straight" strokecolor="#a7bfde [1620]"/>
                <v:oval id="_x0000_s1035" style="position:absolute;left:6674;top:444;width:4116;height:4116" fillcolor="#a7bfde [1620]" stroked="f"/>
                <v:oval id="_x0000_s1036" style="position:absolute;left:6773;top:1058;width:3367;height:3367" fillcolor="#d3dfee [820]" stroked="f"/>
                <v:oval id="_x0000_s1037" style="position:absolute;left:6856;top:1709;width:2553;height:2553" fillcolor="#7ba0cd [2420]" stroked="f"/>
                <w10:wrap anchorx="margin" anchory="page"/>
              </v:group>
            </w:pict>
          </w:r>
        </w:p>
        <w:p w:rsidR="00B41484" w:rsidRDefault="00B41484">
          <w:r>
            <w:br w:type="page"/>
          </w:r>
        </w:p>
      </w:sdtContent>
    </w:sdt>
    <w:sdt>
      <w:sdtPr>
        <w:rPr>
          <w:rFonts w:asciiTheme="minorHAnsi" w:eastAsiaTheme="minorHAnsi" w:hAnsiTheme="minorHAnsi" w:cstheme="minorBidi"/>
          <w:b w:val="0"/>
          <w:bCs w:val="0"/>
          <w:color w:val="auto"/>
          <w:sz w:val="22"/>
          <w:szCs w:val="22"/>
        </w:rPr>
        <w:id w:val="12199216"/>
        <w:docPartObj>
          <w:docPartGallery w:val="Table of Contents"/>
          <w:docPartUnique/>
        </w:docPartObj>
      </w:sdtPr>
      <w:sdtContent>
        <w:p w:rsidR="00697188" w:rsidRDefault="00697188" w:rsidP="00697188">
          <w:pPr>
            <w:pStyle w:val="TOCHeading"/>
            <w:numPr>
              <w:ilvl w:val="0"/>
              <w:numId w:val="0"/>
            </w:numPr>
          </w:pPr>
          <w:r>
            <w:t>Table of Contents</w:t>
          </w:r>
        </w:p>
        <w:p w:rsidR="00CC3D22" w:rsidRDefault="00520C27">
          <w:pPr>
            <w:pStyle w:val="TOC1"/>
            <w:tabs>
              <w:tab w:val="left" w:pos="440"/>
              <w:tab w:val="right" w:leader="dot" w:pos="9450"/>
            </w:tabs>
            <w:rPr>
              <w:rFonts w:eastAsiaTheme="minorEastAsia"/>
              <w:noProof/>
            </w:rPr>
          </w:pPr>
          <w:r>
            <w:fldChar w:fldCharType="begin"/>
          </w:r>
          <w:r w:rsidR="00697188">
            <w:instrText xml:space="preserve"> TOC \o "1-3" \h \z \u </w:instrText>
          </w:r>
          <w:r>
            <w:fldChar w:fldCharType="separate"/>
          </w:r>
          <w:hyperlink w:anchor="_Toc344810130" w:history="1">
            <w:r w:rsidR="00CC3D22" w:rsidRPr="00017DDC">
              <w:rPr>
                <w:rStyle w:val="Hyperlink"/>
                <w:noProof/>
              </w:rPr>
              <w:t>1.</w:t>
            </w:r>
            <w:r w:rsidR="00CC3D22">
              <w:rPr>
                <w:rFonts w:eastAsiaTheme="minorEastAsia"/>
                <w:noProof/>
              </w:rPr>
              <w:tab/>
            </w:r>
            <w:r w:rsidR="00CC3D22" w:rsidRPr="00017DDC">
              <w:rPr>
                <w:rStyle w:val="Hyperlink"/>
                <w:noProof/>
              </w:rPr>
              <w:t>Getting Started/Start with GoAssess</w:t>
            </w:r>
            <w:r w:rsidR="00CC3D22">
              <w:rPr>
                <w:noProof/>
                <w:webHidden/>
              </w:rPr>
              <w:tab/>
            </w:r>
            <w:r w:rsidR="00CC3D22">
              <w:rPr>
                <w:noProof/>
                <w:webHidden/>
              </w:rPr>
              <w:fldChar w:fldCharType="begin"/>
            </w:r>
            <w:r w:rsidR="00CC3D22">
              <w:rPr>
                <w:noProof/>
                <w:webHidden/>
              </w:rPr>
              <w:instrText xml:space="preserve"> PAGEREF _Toc344810130 \h </w:instrText>
            </w:r>
            <w:r w:rsidR="00CC3D22">
              <w:rPr>
                <w:noProof/>
                <w:webHidden/>
              </w:rPr>
            </w:r>
            <w:r w:rsidR="00CC3D22">
              <w:rPr>
                <w:noProof/>
                <w:webHidden/>
              </w:rPr>
              <w:fldChar w:fldCharType="separate"/>
            </w:r>
            <w:r w:rsidR="00CC3D22">
              <w:rPr>
                <w:noProof/>
                <w:webHidden/>
              </w:rPr>
              <w:t>6</w:t>
            </w:r>
            <w:r w:rsidR="00CC3D22">
              <w:rPr>
                <w:noProof/>
                <w:webHidden/>
              </w:rPr>
              <w:fldChar w:fldCharType="end"/>
            </w:r>
          </w:hyperlink>
        </w:p>
        <w:p w:rsidR="00CC3D22" w:rsidRDefault="00CC3D22">
          <w:pPr>
            <w:pStyle w:val="TOC2"/>
            <w:rPr>
              <w:rFonts w:eastAsiaTheme="minorEastAsia"/>
              <w:noProof/>
            </w:rPr>
          </w:pPr>
          <w:hyperlink w:anchor="_Toc344810131" w:history="1">
            <w:r w:rsidRPr="00017DDC">
              <w:rPr>
                <w:rStyle w:val="Hyperlink"/>
                <w:noProof/>
              </w:rPr>
              <w:t>i.</w:t>
            </w:r>
            <w:r>
              <w:rPr>
                <w:rFonts w:eastAsiaTheme="minorEastAsia"/>
                <w:noProof/>
              </w:rPr>
              <w:tab/>
            </w:r>
            <w:r w:rsidRPr="00017DDC">
              <w:rPr>
                <w:rStyle w:val="Hyperlink"/>
                <w:noProof/>
              </w:rPr>
              <w:t>How to get GoAssess account</w:t>
            </w:r>
            <w:r>
              <w:rPr>
                <w:noProof/>
                <w:webHidden/>
              </w:rPr>
              <w:tab/>
            </w:r>
            <w:r>
              <w:rPr>
                <w:noProof/>
                <w:webHidden/>
              </w:rPr>
              <w:fldChar w:fldCharType="begin"/>
            </w:r>
            <w:r>
              <w:rPr>
                <w:noProof/>
                <w:webHidden/>
              </w:rPr>
              <w:instrText xml:space="preserve"> PAGEREF _Toc344810131 \h </w:instrText>
            </w:r>
            <w:r>
              <w:rPr>
                <w:noProof/>
                <w:webHidden/>
              </w:rPr>
            </w:r>
            <w:r>
              <w:rPr>
                <w:noProof/>
                <w:webHidden/>
              </w:rPr>
              <w:fldChar w:fldCharType="separate"/>
            </w:r>
            <w:r>
              <w:rPr>
                <w:noProof/>
                <w:webHidden/>
              </w:rPr>
              <w:t>6</w:t>
            </w:r>
            <w:r>
              <w:rPr>
                <w:noProof/>
                <w:webHidden/>
              </w:rPr>
              <w:fldChar w:fldCharType="end"/>
            </w:r>
          </w:hyperlink>
        </w:p>
        <w:p w:rsidR="00CC3D22" w:rsidRDefault="00CC3D22">
          <w:pPr>
            <w:pStyle w:val="TOC2"/>
            <w:rPr>
              <w:rFonts w:eastAsiaTheme="minorEastAsia"/>
              <w:noProof/>
            </w:rPr>
          </w:pPr>
          <w:hyperlink w:anchor="_Toc344810132" w:history="1">
            <w:r w:rsidRPr="00017DDC">
              <w:rPr>
                <w:rStyle w:val="Hyperlink"/>
                <w:noProof/>
                <w:highlight w:val="yellow"/>
              </w:rPr>
              <w:t>ii.</w:t>
            </w:r>
            <w:r>
              <w:rPr>
                <w:rFonts w:eastAsiaTheme="minorEastAsia"/>
                <w:noProof/>
              </w:rPr>
              <w:tab/>
            </w:r>
            <w:r w:rsidRPr="00017DDC">
              <w:rPr>
                <w:rStyle w:val="Hyperlink"/>
                <w:noProof/>
                <w:highlight w:val="yellow"/>
              </w:rPr>
              <w:t>GoAssess Account Types</w:t>
            </w:r>
            <w:r>
              <w:rPr>
                <w:noProof/>
                <w:webHidden/>
              </w:rPr>
              <w:tab/>
            </w:r>
            <w:r>
              <w:rPr>
                <w:noProof/>
                <w:webHidden/>
              </w:rPr>
              <w:fldChar w:fldCharType="begin"/>
            </w:r>
            <w:r>
              <w:rPr>
                <w:noProof/>
                <w:webHidden/>
              </w:rPr>
              <w:instrText xml:space="preserve"> PAGEREF _Toc344810132 \h </w:instrText>
            </w:r>
            <w:r>
              <w:rPr>
                <w:noProof/>
                <w:webHidden/>
              </w:rPr>
            </w:r>
            <w:r>
              <w:rPr>
                <w:noProof/>
                <w:webHidden/>
              </w:rPr>
              <w:fldChar w:fldCharType="separate"/>
            </w:r>
            <w:r>
              <w:rPr>
                <w:noProof/>
                <w:webHidden/>
              </w:rPr>
              <w:t>6</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33" w:history="1">
            <w:r w:rsidRPr="00017DDC">
              <w:rPr>
                <w:rStyle w:val="Hyperlink"/>
                <w:noProof/>
                <w:highlight w:val="yellow"/>
              </w:rPr>
              <w:t>1.</w:t>
            </w:r>
            <w:r>
              <w:rPr>
                <w:rFonts w:eastAsiaTheme="minorEastAsia"/>
                <w:noProof/>
              </w:rPr>
              <w:tab/>
            </w:r>
            <w:r w:rsidRPr="00017DDC">
              <w:rPr>
                <w:rStyle w:val="Hyperlink"/>
                <w:noProof/>
                <w:highlight w:val="yellow"/>
              </w:rPr>
              <w:t>Basic</w:t>
            </w:r>
            <w:r>
              <w:rPr>
                <w:noProof/>
                <w:webHidden/>
              </w:rPr>
              <w:tab/>
            </w:r>
            <w:r>
              <w:rPr>
                <w:noProof/>
                <w:webHidden/>
              </w:rPr>
              <w:fldChar w:fldCharType="begin"/>
            </w:r>
            <w:r>
              <w:rPr>
                <w:noProof/>
                <w:webHidden/>
              </w:rPr>
              <w:instrText xml:space="preserve"> PAGEREF _Toc344810133 \h </w:instrText>
            </w:r>
            <w:r>
              <w:rPr>
                <w:noProof/>
                <w:webHidden/>
              </w:rPr>
            </w:r>
            <w:r>
              <w:rPr>
                <w:noProof/>
                <w:webHidden/>
              </w:rPr>
              <w:fldChar w:fldCharType="separate"/>
            </w:r>
            <w:r>
              <w:rPr>
                <w:noProof/>
                <w:webHidden/>
              </w:rPr>
              <w:t>6</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34" w:history="1">
            <w:r w:rsidRPr="00017DDC">
              <w:rPr>
                <w:rStyle w:val="Hyperlink"/>
                <w:noProof/>
                <w:highlight w:val="yellow"/>
              </w:rPr>
              <w:t>2.</w:t>
            </w:r>
            <w:r>
              <w:rPr>
                <w:rFonts w:eastAsiaTheme="minorEastAsia"/>
                <w:noProof/>
              </w:rPr>
              <w:tab/>
            </w:r>
            <w:r w:rsidRPr="00017DDC">
              <w:rPr>
                <w:rStyle w:val="Hyperlink"/>
                <w:noProof/>
                <w:highlight w:val="yellow"/>
              </w:rPr>
              <w:t>Professional</w:t>
            </w:r>
            <w:r>
              <w:rPr>
                <w:noProof/>
                <w:webHidden/>
              </w:rPr>
              <w:tab/>
            </w:r>
            <w:r>
              <w:rPr>
                <w:noProof/>
                <w:webHidden/>
              </w:rPr>
              <w:fldChar w:fldCharType="begin"/>
            </w:r>
            <w:r>
              <w:rPr>
                <w:noProof/>
                <w:webHidden/>
              </w:rPr>
              <w:instrText xml:space="preserve"> PAGEREF _Toc344810134 \h </w:instrText>
            </w:r>
            <w:r>
              <w:rPr>
                <w:noProof/>
                <w:webHidden/>
              </w:rPr>
            </w:r>
            <w:r>
              <w:rPr>
                <w:noProof/>
                <w:webHidden/>
              </w:rPr>
              <w:fldChar w:fldCharType="separate"/>
            </w:r>
            <w:r>
              <w:rPr>
                <w:noProof/>
                <w:webHidden/>
              </w:rPr>
              <w:t>6</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35" w:history="1">
            <w:r w:rsidRPr="00017DDC">
              <w:rPr>
                <w:rStyle w:val="Hyperlink"/>
                <w:noProof/>
                <w:highlight w:val="yellow"/>
              </w:rPr>
              <w:t>3.</w:t>
            </w:r>
            <w:r>
              <w:rPr>
                <w:rFonts w:eastAsiaTheme="minorEastAsia"/>
                <w:noProof/>
              </w:rPr>
              <w:tab/>
            </w:r>
            <w:r w:rsidRPr="00017DDC">
              <w:rPr>
                <w:rStyle w:val="Hyperlink"/>
                <w:noProof/>
                <w:highlight w:val="yellow"/>
              </w:rPr>
              <w:t>Enterprise</w:t>
            </w:r>
            <w:r>
              <w:rPr>
                <w:noProof/>
                <w:webHidden/>
              </w:rPr>
              <w:tab/>
            </w:r>
            <w:r>
              <w:rPr>
                <w:noProof/>
                <w:webHidden/>
              </w:rPr>
              <w:fldChar w:fldCharType="begin"/>
            </w:r>
            <w:r>
              <w:rPr>
                <w:noProof/>
                <w:webHidden/>
              </w:rPr>
              <w:instrText xml:space="preserve"> PAGEREF _Toc344810135 \h </w:instrText>
            </w:r>
            <w:r>
              <w:rPr>
                <w:noProof/>
                <w:webHidden/>
              </w:rPr>
            </w:r>
            <w:r>
              <w:rPr>
                <w:noProof/>
                <w:webHidden/>
              </w:rPr>
              <w:fldChar w:fldCharType="separate"/>
            </w:r>
            <w:r>
              <w:rPr>
                <w:noProof/>
                <w:webHidden/>
              </w:rPr>
              <w:t>6</w:t>
            </w:r>
            <w:r>
              <w:rPr>
                <w:noProof/>
                <w:webHidden/>
              </w:rPr>
              <w:fldChar w:fldCharType="end"/>
            </w:r>
          </w:hyperlink>
        </w:p>
        <w:p w:rsidR="00CC3D22" w:rsidRDefault="00CC3D22">
          <w:pPr>
            <w:pStyle w:val="TOC2"/>
            <w:rPr>
              <w:rFonts w:eastAsiaTheme="minorEastAsia"/>
              <w:noProof/>
            </w:rPr>
          </w:pPr>
          <w:hyperlink w:anchor="_Toc344810136" w:history="1">
            <w:r w:rsidRPr="00017DDC">
              <w:rPr>
                <w:rStyle w:val="Hyperlink"/>
                <w:noProof/>
                <w:highlight w:val="yellow"/>
              </w:rPr>
              <w:t>iii.</w:t>
            </w:r>
            <w:r>
              <w:rPr>
                <w:rFonts w:eastAsiaTheme="minorEastAsia"/>
                <w:noProof/>
              </w:rPr>
              <w:tab/>
            </w:r>
            <w:r w:rsidRPr="00017DDC">
              <w:rPr>
                <w:rStyle w:val="Hyperlink"/>
                <w:noProof/>
                <w:highlight w:val="yellow"/>
              </w:rPr>
              <w:t>Payment Methods</w:t>
            </w:r>
            <w:r>
              <w:rPr>
                <w:noProof/>
                <w:webHidden/>
              </w:rPr>
              <w:tab/>
            </w:r>
            <w:r>
              <w:rPr>
                <w:noProof/>
                <w:webHidden/>
              </w:rPr>
              <w:fldChar w:fldCharType="begin"/>
            </w:r>
            <w:r>
              <w:rPr>
                <w:noProof/>
                <w:webHidden/>
              </w:rPr>
              <w:instrText xml:space="preserve"> PAGEREF _Toc344810136 \h </w:instrText>
            </w:r>
            <w:r>
              <w:rPr>
                <w:noProof/>
                <w:webHidden/>
              </w:rPr>
            </w:r>
            <w:r>
              <w:rPr>
                <w:noProof/>
                <w:webHidden/>
              </w:rPr>
              <w:fldChar w:fldCharType="separate"/>
            </w:r>
            <w:r>
              <w:rPr>
                <w:noProof/>
                <w:webHidden/>
              </w:rPr>
              <w:t>6</w:t>
            </w:r>
            <w:r>
              <w:rPr>
                <w:noProof/>
                <w:webHidden/>
              </w:rPr>
              <w:fldChar w:fldCharType="end"/>
            </w:r>
          </w:hyperlink>
        </w:p>
        <w:p w:rsidR="00CC3D22" w:rsidRDefault="00CC3D22">
          <w:pPr>
            <w:pStyle w:val="TOC1"/>
            <w:tabs>
              <w:tab w:val="left" w:pos="440"/>
              <w:tab w:val="right" w:leader="dot" w:pos="9450"/>
            </w:tabs>
            <w:rPr>
              <w:rFonts w:eastAsiaTheme="minorEastAsia"/>
              <w:noProof/>
            </w:rPr>
          </w:pPr>
          <w:hyperlink w:anchor="_Toc344810137" w:history="1">
            <w:r w:rsidRPr="00017DDC">
              <w:rPr>
                <w:rStyle w:val="Hyperlink"/>
                <w:noProof/>
              </w:rPr>
              <w:t>2.</w:t>
            </w:r>
            <w:r>
              <w:rPr>
                <w:rFonts w:eastAsiaTheme="minorEastAsia"/>
                <w:noProof/>
              </w:rPr>
              <w:tab/>
            </w:r>
            <w:r w:rsidRPr="00017DDC">
              <w:rPr>
                <w:rStyle w:val="Hyperlink"/>
                <w:noProof/>
              </w:rPr>
              <w:t>Create an Assessment</w:t>
            </w:r>
            <w:r>
              <w:rPr>
                <w:noProof/>
                <w:webHidden/>
              </w:rPr>
              <w:tab/>
            </w:r>
            <w:r>
              <w:rPr>
                <w:noProof/>
                <w:webHidden/>
              </w:rPr>
              <w:fldChar w:fldCharType="begin"/>
            </w:r>
            <w:r>
              <w:rPr>
                <w:noProof/>
                <w:webHidden/>
              </w:rPr>
              <w:instrText xml:space="preserve"> PAGEREF _Toc344810137 \h </w:instrText>
            </w:r>
            <w:r>
              <w:rPr>
                <w:noProof/>
                <w:webHidden/>
              </w:rPr>
            </w:r>
            <w:r>
              <w:rPr>
                <w:noProof/>
                <w:webHidden/>
              </w:rPr>
              <w:fldChar w:fldCharType="separate"/>
            </w:r>
            <w:r>
              <w:rPr>
                <w:noProof/>
                <w:webHidden/>
              </w:rPr>
              <w:t>6</w:t>
            </w:r>
            <w:r>
              <w:rPr>
                <w:noProof/>
                <w:webHidden/>
              </w:rPr>
              <w:fldChar w:fldCharType="end"/>
            </w:r>
          </w:hyperlink>
        </w:p>
        <w:p w:rsidR="00CC3D22" w:rsidRDefault="00CC3D22">
          <w:pPr>
            <w:pStyle w:val="TOC2"/>
            <w:rPr>
              <w:rFonts w:eastAsiaTheme="minorEastAsia"/>
              <w:noProof/>
            </w:rPr>
          </w:pPr>
          <w:hyperlink w:anchor="_Toc344810138" w:history="1">
            <w:r w:rsidRPr="00017DDC">
              <w:rPr>
                <w:rStyle w:val="Hyperlink"/>
                <w:noProof/>
              </w:rPr>
              <w:t>i.</w:t>
            </w:r>
            <w:r>
              <w:rPr>
                <w:rFonts w:eastAsiaTheme="minorEastAsia"/>
                <w:noProof/>
              </w:rPr>
              <w:tab/>
            </w:r>
            <w:r w:rsidRPr="00017DDC">
              <w:rPr>
                <w:rStyle w:val="Hyperlink"/>
                <w:noProof/>
              </w:rPr>
              <w:t>Create a new Assessment</w:t>
            </w:r>
            <w:r>
              <w:rPr>
                <w:noProof/>
                <w:webHidden/>
              </w:rPr>
              <w:tab/>
            </w:r>
            <w:r>
              <w:rPr>
                <w:noProof/>
                <w:webHidden/>
              </w:rPr>
              <w:fldChar w:fldCharType="begin"/>
            </w:r>
            <w:r>
              <w:rPr>
                <w:noProof/>
                <w:webHidden/>
              </w:rPr>
              <w:instrText xml:space="preserve"> PAGEREF _Toc344810138 \h </w:instrText>
            </w:r>
            <w:r>
              <w:rPr>
                <w:noProof/>
                <w:webHidden/>
              </w:rPr>
            </w:r>
            <w:r>
              <w:rPr>
                <w:noProof/>
                <w:webHidden/>
              </w:rPr>
              <w:fldChar w:fldCharType="separate"/>
            </w:r>
            <w:r>
              <w:rPr>
                <w:noProof/>
                <w:webHidden/>
              </w:rPr>
              <w:t>7</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39" w:history="1">
            <w:r w:rsidRPr="00017DDC">
              <w:rPr>
                <w:rStyle w:val="Hyperlink"/>
                <w:noProof/>
              </w:rPr>
              <w:t>1.</w:t>
            </w:r>
            <w:r>
              <w:rPr>
                <w:rFonts w:eastAsiaTheme="minorEastAsia"/>
                <w:noProof/>
              </w:rPr>
              <w:tab/>
            </w:r>
            <w:r w:rsidRPr="00017DDC">
              <w:rPr>
                <w:rStyle w:val="Hyperlink"/>
                <w:noProof/>
              </w:rPr>
              <w:t>Where to begin</w:t>
            </w:r>
            <w:r>
              <w:rPr>
                <w:noProof/>
                <w:webHidden/>
              </w:rPr>
              <w:tab/>
            </w:r>
            <w:r>
              <w:rPr>
                <w:noProof/>
                <w:webHidden/>
              </w:rPr>
              <w:fldChar w:fldCharType="begin"/>
            </w:r>
            <w:r>
              <w:rPr>
                <w:noProof/>
                <w:webHidden/>
              </w:rPr>
              <w:instrText xml:space="preserve"> PAGEREF _Toc344810139 \h </w:instrText>
            </w:r>
            <w:r>
              <w:rPr>
                <w:noProof/>
                <w:webHidden/>
              </w:rPr>
            </w:r>
            <w:r>
              <w:rPr>
                <w:noProof/>
                <w:webHidden/>
              </w:rPr>
              <w:fldChar w:fldCharType="separate"/>
            </w:r>
            <w:r>
              <w:rPr>
                <w:noProof/>
                <w:webHidden/>
              </w:rPr>
              <w:t>7</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40" w:history="1">
            <w:r w:rsidRPr="00017DDC">
              <w:rPr>
                <w:rStyle w:val="Hyperlink"/>
                <w:noProof/>
              </w:rPr>
              <w:t>2.</w:t>
            </w:r>
            <w:r>
              <w:rPr>
                <w:rFonts w:eastAsiaTheme="minorEastAsia"/>
                <w:noProof/>
              </w:rPr>
              <w:tab/>
            </w:r>
            <w:r w:rsidRPr="00017DDC">
              <w:rPr>
                <w:rStyle w:val="Hyperlink"/>
                <w:noProof/>
              </w:rPr>
              <w:t>How to Add Questions</w:t>
            </w:r>
            <w:r>
              <w:rPr>
                <w:noProof/>
                <w:webHidden/>
              </w:rPr>
              <w:tab/>
            </w:r>
            <w:r>
              <w:rPr>
                <w:noProof/>
                <w:webHidden/>
              </w:rPr>
              <w:fldChar w:fldCharType="begin"/>
            </w:r>
            <w:r>
              <w:rPr>
                <w:noProof/>
                <w:webHidden/>
              </w:rPr>
              <w:instrText xml:space="preserve"> PAGEREF _Toc344810140 \h </w:instrText>
            </w:r>
            <w:r>
              <w:rPr>
                <w:noProof/>
                <w:webHidden/>
              </w:rPr>
            </w:r>
            <w:r>
              <w:rPr>
                <w:noProof/>
                <w:webHidden/>
              </w:rPr>
              <w:fldChar w:fldCharType="separate"/>
            </w:r>
            <w:r>
              <w:rPr>
                <w:noProof/>
                <w:webHidden/>
              </w:rPr>
              <w:t>7</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41" w:history="1">
            <w:r w:rsidRPr="00017DDC">
              <w:rPr>
                <w:rStyle w:val="Hyperlink"/>
                <w:noProof/>
              </w:rPr>
              <w:t>3.</w:t>
            </w:r>
            <w:r>
              <w:rPr>
                <w:rFonts w:eastAsiaTheme="minorEastAsia"/>
                <w:noProof/>
              </w:rPr>
              <w:tab/>
            </w:r>
            <w:r w:rsidRPr="00017DDC">
              <w:rPr>
                <w:rStyle w:val="Hyperlink"/>
                <w:noProof/>
              </w:rPr>
              <w:t>How Section Works</w:t>
            </w:r>
            <w:r>
              <w:rPr>
                <w:noProof/>
                <w:webHidden/>
              </w:rPr>
              <w:tab/>
            </w:r>
            <w:r>
              <w:rPr>
                <w:noProof/>
                <w:webHidden/>
              </w:rPr>
              <w:fldChar w:fldCharType="begin"/>
            </w:r>
            <w:r>
              <w:rPr>
                <w:noProof/>
                <w:webHidden/>
              </w:rPr>
              <w:instrText xml:space="preserve"> PAGEREF _Toc344810141 \h </w:instrText>
            </w:r>
            <w:r>
              <w:rPr>
                <w:noProof/>
                <w:webHidden/>
              </w:rPr>
            </w:r>
            <w:r>
              <w:rPr>
                <w:noProof/>
                <w:webHidden/>
              </w:rPr>
              <w:fldChar w:fldCharType="separate"/>
            </w:r>
            <w:r>
              <w:rPr>
                <w:noProof/>
                <w:webHidden/>
              </w:rPr>
              <w:t>8</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42" w:history="1">
            <w:r w:rsidRPr="00017DDC">
              <w:rPr>
                <w:rStyle w:val="Hyperlink"/>
                <w:noProof/>
              </w:rPr>
              <w:t>4.</w:t>
            </w:r>
            <w:r>
              <w:rPr>
                <w:rFonts w:eastAsiaTheme="minorEastAsia"/>
                <w:noProof/>
              </w:rPr>
              <w:tab/>
            </w:r>
            <w:r w:rsidRPr="00017DDC">
              <w:rPr>
                <w:rStyle w:val="Hyperlink"/>
                <w:noProof/>
              </w:rPr>
              <w:t>Preview Assessment</w:t>
            </w:r>
            <w:r>
              <w:rPr>
                <w:noProof/>
                <w:webHidden/>
              </w:rPr>
              <w:tab/>
            </w:r>
            <w:r>
              <w:rPr>
                <w:noProof/>
                <w:webHidden/>
              </w:rPr>
              <w:fldChar w:fldCharType="begin"/>
            </w:r>
            <w:r>
              <w:rPr>
                <w:noProof/>
                <w:webHidden/>
              </w:rPr>
              <w:instrText xml:space="preserve"> PAGEREF _Toc344810142 \h </w:instrText>
            </w:r>
            <w:r>
              <w:rPr>
                <w:noProof/>
                <w:webHidden/>
              </w:rPr>
            </w:r>
            <w:r>
              <w:rPr>
                <w:noProof/>
                <w:webHidden/>
              </w:rPr>
              <w:fldChar w:fldCharType="separate"/>
            </w:r>
            <w:r>
              <w:rPr>
                <w:noProof/>
                <w:webHidden/>
              </w:rPr>
              <w:t>9</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43" w:history="1">
            <w:r w:rsidRPr="00017DDC">
              <w:rPr>
                <w:rStyle w:val="Hyperlink"/>
                <w:noProof/>
              </w:rPr>
              <w:t>5.</w:t>
            </w:r>
            <w:r>
              <w:rPr>
                <w:rFonts w:eastAsiaTheme="minorEastAsia"/>
                <w:noProof/>
              </w:rPr>
              <w:tab/>
            </w:r>
            <w:r w:rsidRPr="00017DDC">
              <w:rPr>
                <w:rStyle w:val="Hyperlink"/>
                <w:noProof/>
              </w:rPr>
              <w:t>Print Assessment</w:t>
            </w:r>
            <w:r>
              <w:rPr>
                <w:noProof/>
                <w:webHidden/>
              </w:rPr>
              <w:tab/>
            </w:r>
            <w:r>
              <w:rPr>
                <w:noProof/>
                <w:webHidden/>
              </w:rPr>
              <w:fldChar w:fldCharType="begin"/>
            </w:r>
            <w:r>
              <w:rPr>
                <w:noProof/>
                <w:webHidden/>
              </w:rPr>
              <w:instrText xml:space="preserve"> PAGEREF _Toc344810143 \h </w:instrText>
            </w:r>
            <w:r>
              <w:rPr>
                <w:noProof/>
                <w:webHidden/>
              </w:rPr>
            </w:r>
            <w:r>
              <w:rPr>
                <w:noProof/>
                <w:webHidden/>
              </w:rPr>
              <w:fldChar w:fldCharType="separate"/>
            </w:r>
            <w:r>
              <w:rPr>
                <w:noProof/>
                <w:webHidden/>
              </w:rPr>
              <w:t>10</w:t>
            </w:r>
            <w:r>
              <w:rPr>
                <w:noProof/>
                <w:webHidden/>
              </w:rPr>
              <w:fldChar w:fldCharType="end"/>
            </w:r>
          </w:hyperlink>
        </w:p>
        <w:p w:rsidR="00CC3D22" w:rsidRDefault="00CC3D22">
          <w:pPr>
            <w:pStyle w:val="TOC2"/>
            <w:rPr>
              <w:rFonts w:eastAsiaTheme="minorEastAsia"/>
              <w:noProof/>
            </w:rPr>
          </w:pPr>
          <w:hyperlink w:anchor="_Toc344810144" w:history="1">
            <w:r w:rsidRPr="00017DDC">
              <w:rPr>
                <w:rStyle w:val="Hyperlink"/>
                <w:noProof/>
              </w:rPr>
              <w:t>ii.</w:t>
            </w:r>
            <w:r>
              <w:rPr>
                <w:rFonts w:eastAsiaTheme="minorEastAsia"/>
                <w:noProof/>
              </w:rPr>
              <w:tab/>
            </w:r>
            <w:r w:rsidRPr="00017DDC">
              <w:rPr>
                <w:rStyle w:val="Hyperlink"/>
                <w:noProof/>
              </w:rPr>
              <w:t>Create Assessment from Templates</w:t>
            </w:r>
            <w:r>
              <w:rPr>
                <w:noProof/>
                <w:webHidden/>
              </w:rPr>
              <w:tab/>
            </w:r>
            <w:r>
              <w:rPr>
                <w:noProof/>
                <w:webHidden/>
              </w:rPr>
              <w:fldChar w:fldCharType="begin"/>
            </w:r>
            <w:r>
              <w:rPr>
                <w:noProof/>
                <w:webHidden/>
              </w:rPr>
              <w:instrText xml:space="preserve"> PAGEREF _Toc344810144 \h </w:instrText>
            </w:r>
            <w:r>
              <w:rPr>
                <w:noProof/>
                <w:webHidden/>
              </w:rPr>
            </w:r>
            <w:r>
              <w:rPr>
                <w:noProof/>
                <w:webHidden/>
              </w:rPr>
              <w:fldChar w:fldCharType="separate"/>
            </w:r>
            <w:r>
              <w:rPr>
                <w:noProof/>
                <w:webHidden/>
              </w:rPr>
              <w:t>10</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45" w:history="1">
            <w:r w:rsidRPr="00017DDC">
              <w:rPr>
                <w:rStyle w:val="Hyperlink"/>
                <w:noProof/>
              </w:rPr>
              <w:t>1.</w:t>
            </w:r>
            <w:r>
              <w:rPr>
                <w:rFonts w:eastAsiaTheme="minorEastAsia"/>
                <w:noProof/>
              </w:rPr>
              <w:tab/>
            </w:r>
            <w:r w:rsidRPr="00017DDC">
              <w:rPr>
                <w:rStyle w:val="Hyperlink"/>
                <w:noProof/>
              </w:rPr>
              <w:t>Search a Template from GoAssess collection</w:t>
            </w:r>
            <w:r>
              <w:rPr>
                <w:noProof/>
                <w:webHidden/>
              </w:rPr>
              <w:tab/>
            </w:r>
            <w:r>
              <w:rPr>
                <w:noProof/>
                <w:webHidden/>
              </w:rPr>
              <w:fldChar w:fldCharType="begin"/>
            </w:r>
            <w:r>
              <w:rPr>
                <w:noProof/>
                <w:webHidden/>
              </w:rPr>
              <w:instrText xml:space="preserve"> PAGEREF _Toc344810145 \h </w:instrText>
            </w:r>
            <w:r>
              <w:rPr>
                <w:noProof/>
                <w:webHidden/>
              </w:rPr>
            </w:r>
            <w:r>
              <w:rPr>
                <w:noProof/>
                <w:webHidden/>
              </w:rPr>
              <w:fldChar w:fldCharType="separate"/>
            </w:r>
            <w:r>
              <w:rPr>
                <w:noProof/>
                <w:webHidden/>
              </w:rPr>
              <w:t>11</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46" w:history="1">
            <w:r w:rsidRPr="00017DDC">
              <w:rPr>
                <w:rStyle w:val="Hyperlink"/>
                <w:noProof/>
              </w:rPr>
              <w:t>2.</w:t>
            </w:r>
            <w:r>
              <w:rPr>
                <w:rFonts w:eastAsiaTheme="minorEastAsia"/>
                <w:noProof/>
              </w:rPr>
              <w:tab/>
            </w:r>
            <w:r w:rsidRPr="00017DDC">
              <w:rPr>
                <w:rStyle w:val="Hyperlink"/>
                <w:noProof/>
              </w:rPr>
              <w:t>How to Import a Template</w:t>
            </w:r>
            <w:r>
              <w:rPr>
                <w:noProof/>
                <w:webHidden/>
              </w:rPr>
              <w:tab/>
            </w:r>
            <w:r>
              <w:rPr>
                <w:noProof/>
                <w:webHidden/>
              </w:rPr>
              <w:fldChar w:fldCharType="begin"/>
            </w:r>
            <w:r>
              <w:rPr>
                <w:noProof/>
                <w:webHidden/>
              </w:rPr>
              <w:instrText xml:space="preserve"> PAGEREF _Toc344810146 \h </w:instrText>
            </w:r>
            <w:r>
              <w:rPr>
                <w:noProof/>
                <w:webHidden/>
              </w:rPr>
            </w:r>
            <w:r>
              <w:rPr>
                <w:noProof/>
                <w:webHidden/>
              </w:rPr>
              <w:fldChar w:fldCharType="separate"/>
            </w:r>
            <w:r>
              <w:rPr>
                <w:noProof/>
                <w:webHidden/>
              </w:rPr>
              <w:t>11</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47" w:history="1">
            <w:r w:rsidRPr="00017DDC">
              <w:rPr>
                <w:rStyle w:val="Hyperlink"/>
                <w:noProof/>
              </w:rPr>
              <w:t>3.</w:t>
            </w:r>
            <w:r>
              <w:rPr>
                <w:rFonts w:eastAsiaTheme="minorEastAsia"/>
                <w:noProof/>
              </w:rPr>
              <w:tab/>
            </w:r>
            <w:r w:rsidRPr="00017DDC">
              <w:rPr>
                <w:rStyle w:val="Hyperlink"/>
                <w:noProof/>
              </w:rPr>
              <w:t>How to edit template</w:t>
            </w:r>
            <w:r>
              <w:rPr>
                <w:noProof/>
                <w:webHidden/>
              </w:rPr>
              <w:tab/>
            </w:r>
            <w:r>
              <w:rPr>
                <w:noProof/>
                <w:webHidden/>
              </w:rPr>
              <w:fldChar w:fldCharType="begin"/>
            </w:r>
            <w:r>
              <w:rPr>
                <w:noProof/>
                <w:webHidden/>
              </w:rPr>
              <w:instrText xml:space="preserve"> PAGEREF _Toc344810147 \h </w:instrText>
            </w:r>
            <w:r>
              <w:rPr>
                <w:noProof/>
                <w:webHidden/>
              </w:rPr>
            </w:r>
            <w:r>
              <w:rPr>
                <w:noProof/>
                <w:webHidden/>
              </w:rPr>
              <w:fldChar w:fldCharType="separate"/>
            </w:r>
            <w:r>
              <w:rPr>
                <w:noProof/>
                <w:webHidden/>
              </w:rPr>
              <w:t>12</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48" w:history="1">
            <w:r w:rsidRPr="00017DDC">
              <w:rPr>
                <w:rStyle w:val="Hyperlink"/>
                <w:noProof/>
              </w:rPr>
              <w:t>4.</w:t>
            </w:r>
            <w:r>
              <w:rPr>
                <w:rFonts w:eastAsiaTheme="minorEastAsia"/>
                <w:noProof/>
              </w:rPr>
              <w:tab/>
            </w:r>
            <w:r w:rsidRPr="00017DDC">
              <w:rPr>
                <w:rStyle w:val="Hyperlink"/>
                <w:noProof/>
              </w:rPr>
              <w:t>Delete a template</w:t>
            </w:r>
            <w:r>
              <w:rPr>
                <w:noProof/>
                <w:webHidden/>
              </w:rPr>
              <w:tab/>
            </w:r>
            <w:r>
              <w:rPr>
                <w:noProof/>
                <w:webHidden/>
              </w:rPr>
              <w:fldChar w:fldCharType="begin"/>
            </w:r>
            <w:r>
              <w:rPr>
                <w:noProof/>
                <w:webHidden/>
              </w:rPr>
              <w:instrText xml:space="preserve"> PAGEREF _Toc344810148 \h </w:instrText>
            </w:r>
            <w:r>
              <w:rPr>
                <w:noProof/>
                <w:webHidden/>
              </w:rPr>
            </w:r>
            <w:r>
              <w:rPr>
                <w:noProof/>
                <w:webHidden/>
              </w:rPr>
              <w:fldChar w:fldCharType="separate"/>
            </w:r>
            <w:r>
              <w:rPr>
                <w:noProof/>
                <w:webHidden/>
              </w:rPr>
              <w:t>12</w:t>
            </w:r>
            <w:r>
              <w:rPr>
                <w:noProof/>
                <w:webHidden/>
              </w:rPr>
              <w:fldChar w:fldCharType="end"/>
            </w:r>
          </w:hyperlink>
        </w:p>
        <w:p w:rsidR="00CC3D22" w:rsidRDefault="00CC3D22">
          <w:pPr>
            <w:pStyle w:val="TOC2"/>
            <w:rPr>
              <w:rFonts w:eastAsiaTheme="minorEastAsia"/>
              <w:noProof/>
            </w:rPr>
          </w:pPr>
          <w:hyperlink w:anchor="_Toc344810149" w:history="1">
            <w:r w:rsidRPr="00017DDC">
              <w:rPr>
                <w:rStyle w:val="Hyperlink"/>
                <w:noProof/>
              </w:rPr>
              <w:t>iii.</w:t>
            </w:r>
            <w:r>
              <w:rPr>
                <w:rFonts w:eastAsiaTheme="minorEastAsia"/>
                <w:noProof/>
              </w:rPr>
              <w:tab/>
            </w:r>
            <w:r w:rsidRPr="00017DDC">
              <w:rPr>
                <w:rStyle w:val="Hyperlink"/>
                <w:noProof/>
              </w:rPr>
              <w:t>Question types and Properties</w:t>
            </w:r>
            <w:r>
              <w:rPr>
                <w:noProof/>
                <w:webHidden/>
              </w:rPr>
              <w:tab/>
            </w:r>
            <w:r>
              <w:rPr>
                <w:noProof/>
                <w:webHidden/>
              </w:rPr>
              <w:fldChar w:fldCharType="begin"/>
            </w:r>
            <w:r>
              <w:rPr>
                <w:noProof/>
                <w:webHidden/>
              </w:rPr>
              <w:instrText xml:space="preserve"> PAGEREF _Toc344810149 \h </w:instrText>
            </w:r>
            <w:r>
              <w:rPr>
                <w:noProof/>
                <w:webHidden/>
              </w:rPr>
            </w:r>
            <w:r>
              <w:rPr>
                <w:noProof/>
                <w:webHidden/>
              </w:rPr>
              <w:fldChar w:fldCharType="separate"/>
            </w:r>
            <w:r>
              <w:rPr>
                <w:noProof/>
                <w:webHidden/>
              </w:rPr>
              <w:t>12</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50" w:history="1">
            <w:r w:rsidRPr="00017DDC">
              <w:rPr>
                <w:rStyle w:val="Hyperlink"/>
                <w:noProof/>
              </w:rPr>
              <w:t>1.</w:t>
            </w:r>
            <w:r>
              <w:rPr>
                <w:rFonts w:eastAsiaTheme="minorEastAsia"/>
                <w:noProof/>
              </w:rPr>
              <w:tab/>
            </w:r>
            <w:r w:rsidRPr="00017DDC">
              <w:rPr>
                <w:rStyle w:val="Hyperlink"/>
                <w:noProof/>
              </w:rPr>
              <w:t>Question Types and properties</w:t>
            </w:r>
            <w:r>
              <w:rPr>
                <w:noProof/>
                <w:webHidden/>
              </w:rPr>
              <w:tab/>
            </w:r>
            <w:r>
              <w:rPr>
                <w:noProof/>
                <w:webHidden/>
              </w:rPr>
              <w:fldChar w:fldCharType="begin"/>
            </w:r>
            <w:r>
              <w:rPr>
                <w:noProof/>
                <w:webHidden/>
              </w:rPr>
              <w:instrText xml:space="preserve"> PAGEREF _Toc344810150 \h </w:instrText>
            </w:r>
            <w:r>
              <w:rPr>
                <w:noProof/>
                <w:webHidden/>
              </w:rPr>
            </w:r>
            <w:r>
              <w:rPr>
                <w:noProof/>
                <w:webHidden/>
              </w:rPr>
              <w:fldChar w:fldCharType="separate"/>
            </w:r>
            <w:r>
              <w:rPr>
                <w:noProof/>
                <w:webHidden/>
              </w:rPr>
              <w:t>12</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51" w:history="1">
            <w:r w:rsidRPr="00017DDC">
              <w:rPr>
                <w:rStyle w:val="Hyperlink"/>
                <w:noProof/>
                <w:highlight w:val="yellow"/>
              </w:rPr>
              <w:t>2.</w:t>
            </w:r>
            <w:r>
              <w:rPr>
                <w:rFonts w:eastAsiaTheme="minorEastAsia"/>
                <w:noProof/>
              </w:rPr>
              <w:tab/>
            </w:r>
            <w:r w:rsidRPr="00017DDC">
              <w:rPr>
                <w:rStyle w:val="Hyperlink"/>
                <w:noProof/>
                <w:highlight w:val="yellow"/>
              </w:rPr>
              <w:t>Properties</w:t>
            </w:r>
            <w:r>
              <w:rPr>
                <w:noProof/>
                <w:webHidden/>
              </w:rPr>
              <w:tab/>
            </w:r>
            <w:r>
              <w:rPr>
                <w:noProof/>
                <w:webHidden/>
              </w:rPr>
              <w:fldChar w:fldCharType="begin"/>
            </w:r>
            <w:r>
              <w:rPr>
                <w:noProof/>
                <w:webHidden/>
              </w:rPr>
              <w:instrText xml:space="preserve"> PAGEREF _Toc344810151 \h </w:instrText>
            </w:r>
            <w:r>
              <w:rPr>
                <w:noProof/>
                <w:webHidden/>
              </w:rPr>
            </w:r>
            <w:r>
              <w:rPr>
                <w:noProof/>
                <w:webHidden/>
              </w:rPr>
              <w:fldChar w:fldCharType="separate"/>
            </w:r>
            <w:r>
              <w:rPr>
                <w:noProof/>
                <w:webHidden/>
              </w:rPr>
              <w:t>15</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52" w:history="1">
            <w:r w:rsidRPr="00017DDC">
              <w:rPr>
                <w:rStyle w:val="Hyperlink"/>
                <w:noProof/>
              </w:rPr>
              <w:t>3.</w:t>
            </w:r>
            <w:r>
              <w:rPr>
                <w:rFonts w:eastAsiaTheme="minorEastAsia"/>
                <w:noProof/>
              </w:rPr>
              <w:tab/>
            </w:r>
            <w:r w:rsidRPr="00017DDC">
              <w:rPr>
                <w:rStyle w:val="Hyperlink"/>
                <w:noProof/>
              </w:rPr>
              <w:t>Delete Question</w:t>
            </w:r>
            <w:r>
              <w:rPr>
                <w:noProof/>
                <w:webHidden/>
              </w:rPr>
              <w:tab/>
            </w:r>
            <w:r>
              <w:rPr>
                <w:noProof/>
                <w:webHidden/>
              </w:rPr>
              <w:fldChar w:fldCharType="begin"/>
            </w:r>
            <w:r>
              <w:rPr>
                <w:noProof/>
                <w:webHidden/>
              </w:rPr>
              <w:instrText xml:space="preserve"> PAGEREF _Toc344810152 \h </w:instrText>
            </w:r>
            <w:r>
              <w:rPr>
                <w:noProof/>
                <w:webHidden/>
              </w:rPr>
            </w:r>
            <w:r>
              <w:rPr>
                <w:noProof/>
                <w:webHidden/>
              </w:rPr>
              <w:fldChar w:fldCharType="separate"/>
            </w:r>
            <w:r>
              <w:rPr>
                <w:noProof/>
                <w:webHidden/>
              </w:rPr>
              <w:t>16</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53" w:history="1">
            <w:r w:rsidRPr="00017DDC">
              <w:rPr>
                <w:rStyle w:val="Hyperlink"/>
                <w:noProof/>
              </w:rPr>
              <w:t>4.</w:t>
            </w:r>
            <w:r>
              <w:rPr>
                <w:rFonts w:eastAsiaTheme="minorEastAsia"/>
                <w:noProof/>
              </w:rPr>
              <w:tab/>
            </w:r>
            <w:r w:rsidRPr="00017DDC">
              <w:rPr>
                <w:rStyle w:val="Hyperlink"/>
                <w:noProof/>
              </w:rPr>
              <w:t>Duplicate [copy] Question</w:t>
            </w:r>
            <w:r>
              <w:rPr>
                <w:noProof/>
                <w:webHidden/>
              </w:rPr>
              <w:tab/>
            </w:r>
            <w:r>
              <w:rPr>
                <w:noProof/>
                <w:webHidden/>
              </w:rPr>
              <w:fldChar w:fldCharType="begin"/>
            </w:r>
            <w:r>
              <w:rPr>
                <w:noProof/>
                <w:webHidden/>
              </w:rPr>
              <w:instrText xml:space="preserve"> PAGEREF _Toc344810153 \h </w:instrText>
            </w:r>
            <w:r>
              <w:rPr>
                <w:noProof/>
                <w:webHidden/>
              </w:rPr>
            </w:r>
            <w:r>
              <w:rPr>
                <w:noProof/>
                <w:webHidden/>
              </w:rPr>
              <w:fldChar w:fldCharType="separate"/>
            </w:r>
            <w:r>
              <w:rPr>
                <w:noProof/>
                <w:webHidden/>
              </w:rPr>
              <w:t>16</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54" w:history="1">
            <w:r w:rsidRPr="00017DDC">
              <w:rPr>
                <w:rStyle w:val="Hyperlink"/>
                <w:noProof/>
              </w:rPr>
              <w:t>5.</w:t>
            </w:r>
            <w:r>
              <w:rPr>
                <w:rFonts w:eastAsiaTheme="minorEastAsia"/>
                <w:noProof/>
              </w:rPr>
              <w:tab/>
            </w:r>
            <w:r w:rsidRPr="00017DDC">
              <w:rPr>
                <w:rStyle w:val="Hyperlink"/>
                <w:noProof/>
              </w:rPr>
              <w:t>Edit Question</w:t>
            </w:r>
            <w:r>
              <w:rPr>
                <w:noProof/>
                <w:webHidden/>
              </w:rPr>
              <w:tab/>
            </w:r>
            <w:r>
              <w:rPr>
                <w:noProof/>
                <w:webHidden/>
              </w:rPr>
              <w:fldChar w:fldCharType="begin"/>
            </w:r>
            <w:r>
              <w:rPr>
                <w:noProof/>
                <w:webHidden/>
              </w:rPr>
              <w:instrText xml:space="preserve"> PAGEREF _Toc344810154 \h </w:instrText>
            </w:r>
            <w:r>
              <w:rPr>
                <w:noProof/>
                <w:webHidden/>
              </w:rPr>
            </w:r>
            <w:r>
              <w:rPr>
                <w:noProof/>
                <w:webHidden/>
              </w:rPr>
              <w:fldChar w:fldCharType="separate"/>
            </w:r>
            <w:r>
              <w:rPr>
                <w:noProof/>
                <w:webHidden/>
              </w:rPr>
              <w:t>16</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55" w:history="1">
            <w:r w:rsidRPr="00017DDC">
              <w:rPr>
                <w:rStyle w:val="Hyperlink"/>
                <w:noProof/>
              </w:rPr>
              <w:t>6.</w:t>
            </w:r>
            <w:r>
              <w:rPr>
                <w:rFonts w:eastAsiaTheme="minorEastAsia"/>
                <w:noProof/>
              </w:rPr>
              <w:tab/>
            </w:r>
            <w:r w:rsidRPr="00017DDC">
              <w:rPr>
                <w:rStyle w:val="Hyperlink"/>
                <w:noProof/>
              </w:rPr>
              <w:t>Comment a Question</w:t>
            </w:r>
            <w:r>
              <w:rPr>
                <w:noProof/>
                <w:webHidden/>
              </w:rPr>
              <w:tab/>
            </w:r>
            <w:r>
              <w:rPr>
                <w:noProof/>
                <w:webHidden/>
              </w:rPr>
              <w:fldChar w:fldCharType="begin"/>
            </w:r>
            <w:r>
              <w:rPr>
                <w:noProof/>
                <w:webHidden/>
              </w:rPr>
              <w:instrText xml:space="preserve"> PAGEREF _Toc344810155 \h </w:instrText>
            </w:r>
            <w:r>
              <w:rPr>
                <w:noProof/>
                <w:webHidden/>
              </w:rPr>
            </w:r>
            <w:r>
              <w:rPr>
                <w:noProof/>
                <w:webHidden/>
              </w:rPr>
              <w:fldChar w:fldCharType="separate"/>
            </w:r>
            <w:r>
              <w:rPr>
                <w:noProof/>
                <w:webHidden/>
              </w:rPr>
              <w:t>17</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56" w:history="1">
            <w:r w:rsidRPr="00017DDC">
              <w:rPr>
                <w:rStyle w:val="Hyperlink"/>
                <w:noProof/>
              </w:rPr>
              <w:t>7.</w:t>
            </w:r>
            <w:r>
              <w:rPr>
                <w:rFonts w:eastAsiaTheme="minorEastAsia"/>
                <w:noProof/>
              </w:rPr>
              <w:tab/>
            </w:r>
            <w:r w:rsidRPr="00017DDC">
              <w:rPr>
                <w:rStyle w:val="Hyperlink"/>
                <w:noProof/>
              </w:rPr>
              <w:t>Mark Question as Required Field</w:t>
            </w:r>
            <w:r>
              <w:rPr>
                <w:noProof/>
                <w:webHidden/>
              </w:rPr>
              <w:tab/>
            </w:r>
            <w:r>
              <w:rPr>
                <w:noProof/>
                <w:webHidden/>
              </w:rPr>
              <w:fldChar w:fldCharType="begin"/>
            </w:r>
            <w:r>
              <w:rPr>
                <w:noProof/>
                <w:webHidden/>
              </w:rPr>
              <w:instrText xml:space="preserve"> PAGEREF _Toc344810156 \h </w:instrText>
            </w:r>
            <w:r>
              <w:rPr>
                <w:noProof/>
                <w:webHidden/>
              </w:rPr>
            </w:r>
            <w:r>
              <w:rPr>
                <w:noProof/>
                <w:webHidden/>
              </w:rPr>
              <w:fldChar w:fldCharType="separate"/>
            </w:r>
            <w:r>
              <w:rPr>
                <w:noProof/>
                <w:webHidden/>
              </w:rPr>
              <w:t>17</w:t>
            </w:r>
            <w:r>
              <w:rPr>
                <w:noProof/>
                <w:webHidden/>
              </w:rPr>
              <w:fldChar w:fldCharType="end"/>
            </w:r>
          </w:hyperlink>
        </w:p>
        <w:p w:rsidR="00CC3D22" w:rsidRDefault="00CC3D22">
          <w:pPr>
            <w:pStyle w:val="TOC2"/>
            <w:rPr>
              <w:rFonts w:eastAsiaTheme="minorEastAsia"/>
              <w:noProof/>
            </w:rPr>
          </w:pPr>
          <w:hyperlink w:anchor="_Toc344810157" w:history="1">
            <w:r w:rsidRPr="00017DDC">
              <w:rPr>
                <w:rStyle w:val="Hyperlink"/>
                <w:noProof/>
              </w:rPr>
              <w:t>iv.</w:t>
            </w:r>
            <w:r>
              <w:rPr>
                <w:rFonts w:eastAsiaTheme="minorEastAsia"/>
                <w:noProof/>
              </w:rPr>
              <w:tab/>
            </w:r>
            <w:r w:rsidRPr="00017DDC">
              <w:rPr>
                <w:rStyle w:val="Hyperlink"/>
                <w:noProof/>
              </w:rPr>
              <w:t>Section types and their features</w:t>
            </w:r>
            <w:r>
              <w:rPr>
                <w:noProof/>
                <w:webHidden/>
              </w:rPr>
              <w:tab/>
            </w:r>
            <w:r>
              <w:rPr>
                <w:noProof/>
                <w:webHidden/>
              </w:rPr>
              <w:fldChar w:fldCharType="begin"/>
            </w:r>
            <w:r>
              <w:rPr>
                <w:noProof/>
                <w:webHidden/>
              </w:rPr>
              <w:instrText xml:space="preserve"> PAGEREF _Toc344810157 \h </w:instrText>
            </w:r>
            <w:r>
              <w:rPr>
                <w:noProof/>
                <w:webHidden/>
              </w:rPr>
            </w:r>
            <w:r>
              <w:rPr>
                <w:noProof/>
                <w:webHidden/>
              </w:rPr>
              <w:fldChar w:fldCharType="separate"/>
            </w:r>
            <w:r>
              <w:rPr>
                <w:noProof/>
                <w:webHidden/>
              </w:rPr>
              <w:t>17</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58" w:history="1">
            <w:r w:rsidRPr="00017DDC">
              <w:rPr>
                <w:rStyle w:val="Hyperlink"/>
                <w:noProof/>
              </w:rPr>
              <w:t>1.</w:t>
            </w:r>
            <w:r>
              <w:rPr>
                <w:rFonts w:eastAsiaTheme="minorEastAsia"/>
                <w:noProof/>
              </w:rPr>
              <w:tab/>
            </w:r>
            <w:r w:rsidRPr="00017DDC">
              <w:rPr>
                <w:rStyle w:val="Hyperlink"/>
                <w:noProof/>
              </w:rPr>
              <w:t>Section Types</w:t>
            </w:r>
            <w:r>
              <w:rPr>
                <w:noProof/>
                <w:webHidden/>
              </w:rPr>
              <w:tab/>
            </w:r>
            <w:r>
              <w:rPr>
                <w:noProof/>
                <w:webHidden/>
              </w:rPr>
              <w:fldChar w:fldCharType="begin"/>
            </w:r>
            <w:r>
              <w:rPr>
                <w:noProof/>
                <w:webHidden/>
              </w:rPr>
              <w:instrText xml:space="preserve"> PAGEREF _Toc344810158 \h </w:instrText>
            </w:r>
            <w:r>
              <w:rPr>
                <w:noProof/>
                <w:webHidden/>
              </w:rPr>
            </w:r>
            <w:r>
              <w:rPr>
                <w:noProof/>
                <w:webHidden/>
              </w:rPr>
              <w:fldChar w:fldCharType="separate"/>
            </w:r>
            <w:r>
              <w:rPr>
                <w:noProof/>
                <w:webHidden/>
              </w:rPr>
              <w:t>17</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59" w:history="1">
            <w:r w:rsidRPr="00017DDC">
              <w:rPr>
                <w:rStyle w:val="Hyperlink"/>
                <w:noProof/>
              </w:rPr>
              <w:t>2.</w:t>
            </w:r>
            <w:r>
              <w:rPr>
                <w:rFonts w:eastAsiaTheme="minorEastAsia"/>
                <w:noProof/>
              </w:rPr>
              <w:tab/>
            </w:r>
            <w:r w:rsidRPr="00017DDC">
              <w:rPr>
                <w:rStyle w:val="Hyperlink"/>
                <w:noProof/>
              </w:rPr>
              <w:t>Properties</w:t>
            </w:r>
            <w:r>
              <w:rPr>
                <w:noProof/>
                <w:webHidden/>
              </w:rPr>
              <w:tab/>
            </w:r>
            <w:r>
              <w:rPr>
                <w:noProof/>
                <w:webHidden/>
              </w:rPr>
              <w:fldChar w:fldCharType="begin"/>
            </w:r>
            <w:r>
              <w:rPr>
                <w:noProof/>
                <w:webHidden/>
              </w:rPr>
              <w:instrText xml:space="preserve"> PAGEREF _Toc344810159 \h </w:instrText>
            </w:r>
            <w:r>
              <w:rPr>
                <w:noProof/>
                <w:webHidden/>
              </w:rPr>
            </w:r>
            <w:r>
              <w:rPr>
                <w:noProof/>
                <w:webHidden/>
              </w:rPr>
              <w:fldChar w:fldCharType="separate"/>
            </w:r>
            <w:r>
              <w:rPr>
                <w:noProof/>
                <w:webHidden/>
              </w:rPr>
              <w:t>18</w:t>
            </w:r>
            <w:r>
              <w:rPr>
                <w:noProof/>
                <w:webHidden/>
              </w:rPr>
              <w:fldChar w:fldCharType="end"/>
            </w:r>
          </w:hyperlink>
        </w:p>
        <w:p w:rsidR="00CC3D22" w:rsidRDefault="00CC3D22">
          <w:pPr>
            <w:pStyle w:val="TOC2"/>
            <w:rPr>
              <w:rFonts w:eastAsiaTheme="minorEastAsia"/>
              <w:noProof/>
            </w:rPr>
          </w:pPr>
          <w:hyperlink w:anchor="_Toc344810160" w:history="1">
            <w:r w:rsidRPr="00017DDC">
              <w:rPr>
                <w:rStyle w:val="Hyperlink"/>
                <w:noProof/>
              </w:rPr>
              <w:t>v.</w:t>
            </w:r>
            <w:r>
              <w:rPr>
                <w:rFonts w:eastAsiaTheme="minorEastAsia"/>
                <w:noProof/>
              </w:rPr>
              <w:tab/>
            </w:r>
            <w:r w:rsidRPr="00017DDC">
              <w:rPr>
                <w:rStyle w:val="Hyperlink"/>
                <w:noProof/>
              </w:rPr>
              <w:t>Form (Assessment) Properties</w:t>
            </w:r>
            <w:r>
              <w:rPr>
                <w:noProof/>
                <w:webHidden/>
              </w:rPr>
              <w:tab/>
            </w:r>
            <w:r>
              <w:rPr>
                <w:noProof/>
                <w:webHidden/>
              </w:rPr>
              <w:fldChar w:fldCharType="begin"/>
            </w:r>
            <w:r>
              <w:rPr>
                <w:noProof/>
                <w:webHidden/>
              </w:rPr>
              <w:instrText xml:space="preserve"> PAGEREF _Toc344810160 \h </w:instrText>
            </w:r>
            <w:r>
              <w:rPr>
                <w:noProof/>
                <w:webHidden/>
              </w:rPr>
            </w:r>
            <w:r>
              <w:rPr>
                <w:noProof/>
                <w:webHidden/>
              </w:rPr>
              <w:fldChar w:fldCharType="separate"/>
            </w:r>
            <w:r>
              <w:rPr>
                <w:noProof/>
                <w:webHidden/>
              </w:rPr>
              <w:t>19</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61" w:history="1">
            <w:r w:rsidRPr="00017DDC">
              <w:rPr>
                <w:rStyle w:val="Hyperlink"/>
                <w:noProof/>
              </w:rPr>
              <w:t>1.</w:t>
            </w:r>
            <w:r>
              <w:rPr>
                <w:rFonts w:eastAsiaTheme="minorEastAsia"/>
                <w:noProof/>
              </w:rPr>
              <w:tab/>
            </w:r>
            <w:r w:rsidRPr="00017DDC">
              <w:rPr>
                <w:rStyle w:val="Hyperlink"/>
                <w:noProof/>
              </w:rPr>
              <w:t>Assessment Theme</w:t>
            </w:r>
            <w:r>
              <w:rPr>
                <w:noProof/>
                <w:webHidden/>
              </w:rPr>
              <w:tab/>
            </w:r>
            <w:r>
              <w:rPr>
                <w:noProof/>
                <w:webHidden/>
              </w:rPr>
              <w:fldChar w:fldCharType="begin"/>
            </w:r>
            <w:r>
              <w:rPr>
                <w:noProof/>
                <w:webHidden/>
              </w:rPr>
              <w:instrText xml:space="preserve"> PAGEREF _Toc344810161 \h </w:instrText>
            </w:r>
            <w:r>
              <w:rPr>
                <w:noProof/>
                <w:webHidden/>
              </w:rPr>
            </w:r>
            <w:r>
              <w:rPr>
                <w:noProof/>
                <w:webHidden/>
              </w:rPr>
              <w:fldChar w:fldCharType="separate"/>
            </w:r>
            <w:r>
              <w:rPr>
                <w:noProof/>
                <w:webHidden/>
              </w:rPr>
              <w:t>19</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62" w:history="1">
            <w:r w:rsidRPr="00017DDC">
              <w:rPr>
                <w:rStyle w:val="Hyperlink"/>
                <w:noProof/>
              </w:rPr>
              <w:t>2.</w:t>
            </w:r>
            <w:r>
              <w:rPr>
                <w:rFonts w:eastAsiaTheme="minorEastAsia"/>
                <w:noProof/>
              </w:rPr>
              <w:tab/>
            </w:r>
            <w:r w:rsidRPr="00017DDC">
              <w:rPr>
                <w:rStyle w:val="Hyperlink"/>
                <w:noProof/>
              </w:rPr>
              <w:t>Question numbering</w:t>
            </w:r>
            <w:r>
              <w:rPr>
                <w:noProof/>
                <w:webHidden/>
              </w:rPr>
              <w:tab/>
            </w:r>
            <w:r>
              <w:rPr>
                <w:noProof/>
                <w:webHidden/>
              </w:rPr>
              <w:fldChar w:fldCharType="begin"/>
            </w:r>
            <w:r>
              <w:rPr>
                <w:noProof/>
                <w:webHidden/>
              </w:rPr>
              <w:instrText xml:space="preserve"> PAGEREF _Toc344810162 \h </w:instrText>
            </w:r>
            <w:r>
              <w:rPr>
                <w:noProof/>
                <w:webHidden/>
              </w:rPr>
            </w:r>
            <w:r>
              <w:rPr>
                <w:noProof/>
                <w:webHidden/>
              </w:rPr>
              <w:fldChar w:fldCharType="separate"/>
            </w:r>
            <w:r>
              <w:rPr>
                <w:noProof/>
                <w:webHidden/>
              </w:rPr>
              <w:t>19</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63" w:history="1">
            <w:r w:rsidRPr="00017DDC">
              <w:rPr>
                <w:rStyle w:val="Hyperlink"/>
                <w:noProof/>
              </w:rPr>
              <w:t>3.</w:t>
            </w:r>
            <w:r>
              <w:rPr>
                <w:rFonts w:eastAsiaTheme="minorEastAsia"/>
                <w:noProof/>
              </w:rPr>
              <w:tab/>
            </w:r>
            <w:r w:rsidRPr="00017DDC">
              <w:rPr>
                <w:rStyle w:val="Hyperlink"/>
                <w:noProof/>
              </w:rPr>
              <w:t>Option Style (Only for radio button and check box)</w:t>
            </w:r>
            <w:r>
              <w:rPr>
                <w:noProof/>
                <w:webHidden/>
              </w:rPr>
              <w:tab/>
            </w:r>
            <w:r>
              <w:rPr>
                <w:noProof/>
                <w:webHidden/>
              </w:rPr>
              <w:fldChar w:fldCharType="begin"/>
            </w:r>
            <w:r>
              <w:rPr>
                <w:noProof/>
                <w:webHidden/>
              </w:rPr>
              <w:instrText xml:space="preserve"> PAGEREF _Toc344810163 \h </w:instrText>
            </w:r>
            <w:r>
              <w:rPr>
                <w:noProof/>
                <w:webHidden/>
              </w:rPr>
            </w:r>
            <w:r>
              <w:rPr>
                <w:noProof/>
                <w:webHidden/>
              </w:rPr>
              <w:fldChar w:fldCharType="separate"/>
            </w:r>
            <w:r>
              <w:rPr>
                <w:noProof/>
                <w:webHidden/>
              </w:rPr>
              <w:t>20</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64" w:history="1">
            <w:r w:rsidRPr="00017DDC">
              <w:rPr>
                <w:rStyle w:val="Hyperlink"/>
                <w:noProof/>
              </w:rPr>
              <w:t>4.</w:t>
            </w:r>
            <w:r>
              <w:rPr>
                <w:rFonts w:eastAsiaTheme="minorEastAsia"/>
                <w:noProof/>
              </w:rPr>
              <w:tab/>
            </w:r>
            <w:r w:rsidRPr="00017DDC">
              <w:rPr>
                <w:rStyle w:val="Hyperlink"/>
                <w:noProof/>
              </w:rPr>
              <w:t>Form Image (Banner)</w:t>
            </w:r>
            <w:r>
              <w:rPr>
                <w:noProof/>
                <w:webHidden/>
              </w:rPr>
              <w:tab/>
            </w:r>
            <w:r>
              <w:rPr>
                <w:noProof/>
                <w:webHidden/>
              </w:rPr>
              <w:fldChar w:fldCharType="begin"/>
            </w:r>
            <w:r>
              <w:rPr>
                <w:noProof/>
                <w:webHidden/>
              </w:rPr>
              <w:instrText xml:space="preserve"> PAGEREF _Toc344810164 \h </w:instrText>
            </w:r>
            <w:r>
              <w:rPr>
                <w:noProof/>
                <w:webHidden/>
              </w:rPr>
            </w:r>
            <w:r>
              <w:rPr>
                <w:noProof/>
                <w:webHidden/>
              </w:rPr>
              <w:fldChar w:fldCharType="separate"/>
            </w:r>
            <w:r>
              <w:rPr>
                <w:noProof/>
                <w:webHidden/>
              </w:rPr>
              <w:t>20</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65" w:history="1">
            <w:r w:rsidRPr="00017DDC">
              <w:rPr>
                <w:rStyle w:val="Hyperlink"/>
                <w:noProof/>
              </w:rPr>
              <w:t>5.</w:t>
            </w:r>
            <w:r>
              <w:rPr>
                <w:rFonts w:eastAsiaTheme="minorEastAsia"/>
                <w:noProof/>
              </w:rPr>
              <w:tab/>
            </w:r>
            <w:r w:rsidRPr="00017DDC">
              <w:rPr>
                <w:rStyle w:val="Hyperlink"/>
                <w:noProof/>
              </w:rPr>
              <w:t>Welcome Message</w:t>
            </w:r>
            <w:r>
              <w:rPr>
                <w:noProof/>
                <w:webHidden/>
              </w:rPr>
              <w:tab/>
            </w:r>
            <w:r>
              <w:rPr>
                <w:noProof/>
                <w:webHidden/>
              </w:rPr>
              <w:fldChar w:fldCharType="begin"/>
            </w:r>
            <w:r>
              <w:rPr>
                <w:noProof/>
                <w:webHidden/>
              </w:rPr>
              <w:instrText xml:space="preserve"> PAGEREF _Toc344810165 \h </w:instrText>
            </w:r>
            <w:r>
              <w:rPr>
                <w:noProof/>
                <w:webHidden/>
              </w:rPr>
            </w:r>
            <w:r>
              <w:rPr>
                <w:noProof/>
                <w:webHidden/>
              </w:rPr>
              <w:fldChar w:fldCharType="separate"/>
            </w:r>
            <w:r>
              <w:rPr>
                <w:noProof/>
                <w:webHidden/>
              </w:rPr>
              <w:t>20</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66" w:history="1">
            <w:r w:rsidRPr="00017DDC">
              <w:rPr>
                <w:rStyle w:val="Hyperlink"/>
                <w:noProof/>
              </w:rPr>
              <w:t>6.</w:t>
            </w:r>
            <w:r>
              <w:rPr>
                <w:rFonts w:eastAsiaTheme="minorEastAsia"/>
                <w:noProof/>
              </w:rPr>
              <w:tab/>
            </w:r>
            <w:r w:rsidRPr="00017DDC">
              <w:rPr>
                <w:rStyle w:val="Hyperlink"/>
                <w:noProof/>
              </w:rPr>
              <w:t>Close Message</w:t>
            </w:r>
            <w:r>
              <w:rPr>
                <w:noProof/>
                <w:webHidden/>
              </w:rPr>
              <w:tab/>
            </w:r>
            <w:r>
              <w:rPr>
                <w:noProof/>
                <w:webHidden/>
              </w:rPr>
              <w:fldChar w:fldCharType="begin"/>
            </w:r>
            <w:r>
              <w:rPr>
                <w:noProof/>
                <w:webHidden/>
              </w:rPr>
              <w:instrText xml:space="preserve"> PAGEREF _Toc344810166 \h </w:instrText>
            </w:r>
            <w:r>
              <w:rPr>
                <w:noProof/>
                <w:webHidden/>
              </w:rPr>
            </w:r>
            <w:r>
              <w:rPr>
                <w:noProof/>
                <w:webHidden/>
              </w:rPr>
              <w:fldChar w:fldCharType="separate"/>
            </w:r>
            <w:r>
              <w:rPr>
                <w:noProof/>
                <w:webHidden/>
              </w:rPr>
              <w:t>20</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67" w:history="1">
            <w:r w:rsidRPr="00017DDC">
              <w:rPr>
                <w:rStyle w:val="Hyperlink"/>
                <w:noProof/>
              </w:rPr>
              <w:t>7.</w:t>
            </w:r>
            <w:r>
              <w:rPr>
                <w:rFonts w:eastAsiaTheme="minorEastAsia"/>
                <w:noProof/>
              </w:rPr>
              <w:tab/>
            </w:r>
            <w:r w:rsidRPr="00017DDC">
              <w:rPr>
                <w:rStyle w:val="Hyperlink"/>
                <w:noProof/>
              </w:rPr>
              <w:t>Survey Identifier</w:t>
            </w:r>
            <w:r>
              <w:rPr>
                <w:noProof/>
                <w:webHidden/>
              </w:rPr>
              <w:tab/>
            </w:r>
            <w:r>
              <w:rPr>
                <w:noProof/>
                <w:webHidden/>
              </w:rPr>
              <w:fldChar w:fldCharType="begin"/>
            </w:r>
            <w:r>
              <w:rPr>
                <w:noProof/>
                <w:webHidden/>
              </w:rPr>
              <w:instrText xml:space="preserve"> PAGEREF _Toc344810167 \h </w:instrText>
            </w:r>
            <w:r>
              <w:rPr>
                <w:noProof/>
                <w:webHidden/>
              </w:rPr>
            </w:r>
            <w:r>
              <w:rPr>
                <w:noProof/>
                <w:webHidden/>
              </w:rPr>
              <w:fldChar w:fldCharType="separate"/>
            </w:r>
            <w:r>
              <w:rPr>
                <w:noProof/>
                <w:webHidden/>
              </w:rPr>
              <w:t>21</w:t>
            </w:r>
            <w:r>
              <w:rPr>
                <w:noProof/>
                <w:webHidden/>
              </w:rPr>
              <w:fldChar w:fldCharType="end"/>
            </w:r>
          </w:hyperlink>
        </w:p>
        <w:p w:rsidR="00CC3D22" w:rsidRDefault="00CC3D22">
          <w:pPr>
            <w:pStyle w:val="TOC2"/>
            <w:rPr>
              <w:rFonts w:eastAsiaTheme="minorEastAsia"/>
              <w:noProof/>
            </w:rPr>
          </w:pPr>
          <w:hyperlink w:anchor="_Toc344810168" w:history="1">
            <w:r w:rsidRPr="00017DDC">
              <w:rPr>
                <w:rStyle w:val="Hyperlink"/>
                <w:noProof/>
              </w:rPr>
              <w:t>vi.</w:t>
            </w:r>
            <w:r>
              <w:rPr>
                <w:rFonts w:eastAsiaTheme="minorEastAsia"/>
                <w:noProof/>
              </w:rPr>
              <w:tab/>
            </w:r>
            <w:r w:rsidRPr="00017DDC">
              <w:rPr>
                <w:rStyle w:val="Hyperlink"/>
                <w:noProof/>
              </w:rPr>
              <w:t>Search and Import Questions and Sections</w:t>
            </w:r>
            <w:r>
              <w:rPr>
                <w:noProof/>
                <w:webHidden/>
              </w:rPr>
              <w:tab/>
            </w:r>
            <w:r>
              <w:rPr>
                <w:noProof/>
                <w:webHidden/>
              </w:rPr>
              <w:fldChar w:fldCharType="begin"/>
            </w:r>
            <w:r>
              <w:rPr>
                <w:noProof/>
                <w:webHidden/>
              </w:rPr>
              <w:instrText xml:space="preserve"> PAGEREF _Toc344810168 \h </w:instrText>
            </w:r>
            <w:r>
              <w:rPr>
                <w:noProof/>
                <w:webHidden/>
              </w:rPr>
            </w:r>
            <w:r>
              <w:rPr>
                <w:noProof/>
                <w:webHidden/>
              </w:rPr>
              <w:fldChar w:fldCharType="separate"/>
            </w:r>
            <w:r>
              <w:rPr>
                <w:noProof/>
                <w:webHidden/>
              </w:rPr>
              <w:t>21</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69" w:history="1">
            <w:r w:rsidRPr="00017DDC">
              <w:rPr>
                <w:rStyle w:val="Hyperlink"/>
                <w:noProof/>
              </w:rPr>
              <w:t>1.</w:t>
            </w:r>
            <w:r>
              <w:rPr>
                <w:rFonts w:eastAsiaTheme="minorEastAsia"/>
                <w:noProof/>
              </w:rPr>
              <w:tab/>
            </w:r>
            <w:r w:rsidRPr="00017DDC">
              <w:rPr>
                <w:rStyle w:val="Hyperlink"/>
                <w:noProof/>
              </w:rPr>
              <w:t>Search &amp; Import Question from GoAssess collection</w:t>
            </w:r>
            <w:r>
              <w:rPr>
                <w:noProof/>
                <w:webHidden/>
              </w:rPr>
              <w:tab/>
            </w:r>
            <w:r>
              <w:rPr>
                <w:noProof/>
                <w:webHidden/>
              </w:rPr>
              <w:fldChar w:fldCharType="begin"/>
            </w:r>
            <w:r>
              <w:rPr>
                <w:noProof/>
                <w:webHidden/>
              </w:rPr>
              <w:instrText xml:space="preserve"> PAGEREF _Toc344810169 \h </w:instrText>
            </w:r>
            <w:r>
              <w:rPr>
                <w:noProof/>
                <w:webHidden/>
              </w:rPr>
            </w:r>
            <w:r>
              <w:rPr>
                <w:noProof/>
                <w:webHidden/>
              </w:rPr>
              <w:fldChar w:fldCharType="separate"/>
            </w:r>
            <w:r>
              <w:rPr>
                <w:noProof/>
                <w:webHidden/>
              </w:rPr>
              <w:t>21</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70" w:history="1">
            <w:r w:rsidRPr="00017DDC">
              <w:rPr>
                <w:rStyle w:val="Hyperlink"/>
                <w:noProof/>
              </w:rPr>
              <w:t>2.</w:t>
            </w:r>
            <w:r>
              <w:rPr>
                <w:rFonts w:eastAsiaTheme="minorEastAsia"/>
                <w:noProof/>
              </w:rPr>
              <w:tab/>
            </w:r>
            <w:r w:rsidRPr="00017DDC">
              <w:rPr>
                <w:rStyle w:val="Hyperlink"/>
                <w:noProof/>
              </w:rPr>
              <w:t>Search &amp; Import Section from GoAssess collection</w:t>
            </w:r>
            <w:r>
              <w:rPr>
                <w:noProof/>
                <w:webHidden/>
              </w:rPr>
              <w:tab/>
            </w:r>
            <w:r>
              <w:rPr>
                <w:noProof/>
                <w:webHidden/>
              </w:rPr>
              <w:fldChar w:fldCharType="begin"/>
            </w:r>
            <w:r>
              <w:rPr>
                <w:noProof/>
                <w:webHidden/>
              </w:rPr>
              <w:instrText xml:space="preserve"> PAGEREF _Toc344810170 \h </w:instrText>
            </w:r>
            <w:r>
              <w:rPr>
                <w:noProof/>
                <w:webHidden/>
              </w:rPr>
            </w:r>
            <w:r>
              <w:rPr>
                <w:noProof/>
                <w:webHidden/>
              </w:rPr>
              <w:fldChar w:fldCharType="separate"/>
            </w:r>
            <w:r>
              <w:rPr>
                <w:noProof/>
                <w:webHidden/>
              </w:rPr>
              <w:t>21</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71" w:history="1">
            <w:r w:rsidRPr="00017DDC">
              <w:rPr>
                <w:rStyle w:val="Hyperlink"/>
                <w:noProof/>
              </w:rPr>
              <w:t>3.</w:t>
            </w:r>
            <w:r>
              <w:rPr>
                <w:rFonts w:eastAsiaTheme="minorEastAsia"/>
                <w:noProof/>
              </w:rPr>
              <w:tab/>
            </w:r>
            <w:r w:rsidRPr="00017DDC">
              <w:rPr>
                <w:rStyle w:val="Hyperlink"/>
                <w:noProof/>
              </w:rPr>
              <w:t>Search Assessment by Tags</w:t>
            </w:r>
            <w:r>
              <w:rPr>
                <w:noProof/>
                <w:webHidden/>
              </w:rPr>
              <w:tab/>
            </w:r>
            <w:r>
              <w:rPr>
                <w:noProof/>
                <w:webHidden/>
              </w:rPr>
              <w:fldChar w:fldCharType="begin"/>
            </w:r>
            <w:r>
              <w:rPr>
                <w:noProof/>
                <w:webHidden/>
              </w:rPr>
              <w:instrText xml:space="preserve"> PAGEREF _Toc344810171 \h </w:instrText>
            </w:r>
            <w:r>
              <w:rPr>
                <w:noProof/>
                <w:webHidden/>
              </w:rPr>
            </w:r>
            <w:r>
              <w:rPr>
                <w:noProof/>
                <w:webHidden/>
              </w:rPr>
              <w:fldChar w:fldCharType="separate"/>
            </w:r>
            <w:r>
              <w:rPr>
                <w:noProof/>
                <w:webHidden/>
              </w:rPr>
              <w:t>22</w:t>
            </w:r>
            <w:r>
              <w:rPr>
                <w:noProof/>
                <w:webHidden/>
              </w:rPr>
              <w:fldChar w:fldCharType="end"/>
            </w:r>
          </w:hyperlink>
        </w:p>
        <w:p w:rsidR="00CC3D22" w:rsidRDefault="00CC3D22">
          <w:pPr>
            <w:pStyle w:val="TOC2"/>
            <w:rPr>
              <w:rFonts w:eastAsiaTheme="minorEastAsia"/>
              <w:noProof/>
            </w:rPr>
          </w:pPr>
          <w:hyperlink w:anchor="_Toc344810172" w:history="1">
            <w:r w:rsidRPr="00017DDC">
              <w:rPr>
                <w:rStyle w:val="Hyperlink"/>
                <w:noProof/>
              </w:rPr>
              <w:t>vii.</w:t>
            </w:r>
            <w:r>
              <w:rPr>
                <w:rFonts w:eastAsiaTheme="minorEastAsia"/>
                <w:noProof/>
              </w:rPr>
              <w:tab/>
            </w:r>
            <w:r w:rsidRPr="00017DDC">
              <w:rPr>
                <w:rStyle w:val="Hyperlink"/>
                <w:noProof/>
              </w:rPr>
              <w:t>Tag Your Question, Sections and Assessments</w:t>
            </w:r>
            <w:r>
              <w:rPr>
                <w:noProof/>
                <w:webHidden/>
              </w:rPr>
              <w:tab/>
            </w:r>
            <w:r>
              <w:rPr>
                <w:noProof/>
                <w:webHidden/>
              </w:rPr>
              <w:fldChar w:fldCharType="begin"/>
            </w:r>
            <w:r>
              <w:rPr>
                <w:noProof/>
                <w:webHidden/>
              </w:rPr>
              <w:instrText xml:space="preserve"> PAGEREF _Toc344810172 \h </w:instrText>
            </w:r>
            <w:r>
              <w:rPr>
                <w:noProof/>
                <w:webHidden/>
              </w:rPr>
            </w:r>
            <w:r>
              <w:rPr>
                <w:noProof/>
                <w:webHidden/>
              </w:rPr>
              <w:fldChar w:fldCharType="separate"/>
            </w:r>
            <w:r>
              <w:rPr>
                <w:noProof/>
                <w:webHidden/>
              </w:rPr>
              <w:t>22</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73" w:history="1">
            <w:r w:rsidRPr="00017DDC">
              <w:rPr>
                <w:rStyle w:val="Hyperlink"/>
                <w:noProof/>
              </w:rPr>
              <w:t>1.</w:t>
            </w:r>
            <w:r>
              <w:rPr>
                <w:rFonts w:eastAsiaTheme="minorEastAsia"/>
                <w:noProof/>
              </w:rPr>
              <w:tab/>
            </w:r>
            <w:r w:rsidRPr="00017DDC">
              <w:rPr>
                <w:rStyle w:val="Hyperlink"/>
                <w:noProof/>
              </w:rPr>
              <w:t>Tag Question</w:t>
            </w:r>
            <w:r>
              <w:rPr>
                <w:noProof/>
                <w:webHidden/>
              </w:rPr>
              <w:tab/>
            </w:r>
            <w:r>
              <w:rPr>
                <w:noProof/>
                <w:webHidden/>
              </w:rPr>
              <w:fldChar w:fldCharType="begin"/>
            </w:r>
            <w:r>
              <w:rPr>
                <w:noProof/>
                <w:webHidden/>
              </w:rPr>
              <w:instrText xml:space="preserve"> PAGEREF _Toc344810173 \h </w:instrText>
            </w:r>
            <w:r>
              <w:rPr>
                <w:noProof/>
                <w:webHidden/>
              </w:rPr>
            </w:r>
            <w:r>
              <w:rPr>
                <w:noProof/>
                <w:webHidden/>
              </w:rPr>
              <w:fldChar w:fldCharType="separate"/>
            </w:r>
            <w:r>
              <w:rPr>
                <w:noProof/>
                <w:webHidden/>
              </w:rPr>
              <w:t>23</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74" w:history="1">
            <w:r w:rsidRPr="00017DDC">
              <w:rPr>
                <w:rStyle w:val="Hyperlink"/>
                <w:noProof/>
              </w:rPr>
              <w:t>2.</w:t>
            </w:r>
            <w:r>
              <w:rPr>
                <w:rFonts w:eastAsiaTheme="minorEastAsia"/>
                <w:noProof/>
              </w:rPr>
              <w:tab/>
            </w:r>
            <w:r w:rsidRPr="00017DDC">
              <w:rPr>
                <w:rStyle w:val="Hyperlink"/>
                <w:noProof/>
              </w:rPr>
              <w:t>Tag Section</w:t>
            </w:r>
            <w:r>
              <w:rPr>
                <w:noProof/>
                <w:webHidden/>
              </w:rPr>
              <w:tab/>
            </w:r>
            <w:r>
              <w:rPr>
                <w:noProof/>
                <w:webHidden/>
              </w:rPr>
              <w:fldChar w:fldCharType="begin"/>
            </w:r>
            <w:r>
              <w:rPr>
                <w:noProof/>
                <w:webHidden/>
              </w:rPr>
              <w:instrText xml:space="preserve"> PAGEREF _Toc344810174 \h </w:instrText>
            </w:r>
            <w:r>
              <w:rPr>
                <w:noProof/>
                <w:webHidden/>
              </w:rPr>
            </w:r>
            <w:r>
              <w:rPr>
                <w:noProof/>
                <w:webHidden/>
              </w:rPr>
              <w:fldChar w:fldCharType="separate"/>
            </w:r>
            <w:r>
              <w:rPr>
                <w:noProof/>
                <w:webHidden/>
              </w:rPr>
              <w:t>23</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75" w:history="1">
            <w:r w:rsidRPr="00017DDC">
              <w:rPr>
                <w:rStyle w:val="Hyperlink"/>
                <w:noProof/>
              </w:rPr>
              <w:t>3.</w:t>
            </w:r>
            <w:r>
              <w:rPr>
                <w:rFonts w:eastAsiaTheme="minorEastAsia"/>
                <w:noProof/>
              </w:rPr>
              <w:tab/>
            </w:r>
            <w:r w:rsidRPr="00017DDC">
              <w:rPr>
                <w:rStyle w:val="Hyperlink"/>
                <w:noProof/>
              </w:rPr>
              <w:t>Tag Assessment (form)</w:t>
            </w:r>
            <w:r>
              <w:rPr>
                <w:noProof/>
                <w:webHidden/>
              </w:rPr>
              <w:tab/>
            </w:r>
            <w:r>
              <w:rPr>
                <w:noProof/>
                <w:webHidden/>
              </w:rPr>
              <w:fldChar w:fldCharType="begin"/>
            </w:r>
            <w:r>
              <w:rPr>
                <w:noProof/>
                <w:webHidden/>
              </w:rPr>
              <w:instrText xml:space="preserve"> PAGEREF _Toc344810175 \h </w:instrText>
            </w:r>
            <w:r>
              <w:rPr>
                <w:noProof/>
                <w:webHidden/>
              </w:rPr>
            </w:r>
            <w:r>
              <w:rPr>
                <w:noProof/>
                <w:webHidden/>
              </w:rPr>
              <w:fldChar w:fldCharType="separate"/>
            </w:r>
            <w:r>
              <w:rPr>
                <w:noProof/>
                <w:webHidden/>
              </w:rPr>
              <w:t>24</w:t>
            </w:r>
            <w:r>
              <w:rPr>
                <w:noProof/>
                <w:webHidden/>
              </w:rPr>
              <w:fldChar w:fldCharType="end"/>
            </w:r>
          </w:hyperlink>
        </w:p>
        <w:p w:rsidR="00CC3D22" w:rsidRDefault="00CC3D22">
          <w:pPr>
            <w:pStyle w:val="TOC2"/>
            <w:rPr>
              <w:rFonts w:eastAsiaTheme="minorEastAsia"/>
              <w:noProof/>
            </w:rPr>
          </w:pPr>
          <w:hyperlink w:anchor="_Toc344810176" w:history="1">
            <w:r w:rsidRPr="00017DDC">
              <w:rPr>
                <w:rStyle w:val="Hyperlink"/>
                <w:noProof/>
              </w:rPr>
              <w:t>viii.</w:t>
            </w:r>
            <w:r>
              <w:rPr>
                <w:rFonts w:eastAsiaTheme="minorEastAsia"/>
                <w:noProof/>
              </w:rPr>
              <w:tab/>
            </w:r>
            <w:r w:rsidRPr="00017DDC">
              <w:rPr>
                <w:rStyle w:val="Hyperlink"/>
                <w:noProof/>
              </w:rPr>
              <w:t>Apply Rules and Logics</w:t>
            </w:r>
            <w:r>
              <w:rPr>
                <w:noProof/>
                <w:webHidden/>
              </w:rPr>
              <w:tab/>
            </w:r>
            <w:r>
              <w:rPr>
                <w:noProof/>
                <w:webHidden/>
              </w:rPr>
              <w:fldChar w:fldCharType="begin"/>
            </w:r>
            <w:r>
              <w:rPr>
                <w:noProof/>
                <w:webHidden/>
              </w:rPr>
              <w:instrText xml:space="preserve"> PAGEREF _Toc344810176 \h </w:instrText>
            </w:r>
            <w:r>
              <w:rPr>
                <w:noProof/>
                <w:webHidden/>
              </w:rPr>
            </w:r>
            <w:r>
              <w:rPr>
                <w:noProof/>
                <w:webHidden/>
              </w:rPr>
              <w:fldChar w:fldCharType="separate"/>
            </w:r>
            <w:r>
              <w:rPr>
                <w:noProof/>
                <w:webHidden/>
              </w:rPr>
              <w:t>24</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77" w:history="1">
            <w:r w:rsidRPr="00017DDC">
              <w:rPr>
                <w:rStyle w:val="Hyperlink"/>
                <w:noProof/>
              </w:rPr>
              <w:t>1.</w:t>
            </w:r>
            <w:r>
              <w:rPr>
                <w:rFonts w:eastAsiaTheme="minorEastAsia"/>
                <w:noProof/>
              </w:rPr>
              <w:tab/>
            </w:r>
            <w:r w:rsidRPr="00017DDC">
              <w:rPr>
                <w:rStyle w:val="Hyperlink"/>
                <w:noProof/>
              </w:rPr>
              <w:t>How to apply Rules and Logic</w:t>
            </w:r>
            <w:r>
              <w:rPr>
                <w:noProof/>
                <w:webHidden/>
              </w:rPr>
              <w:tab/>
            </w:r>
            <w:r>
              <w:rPr>
                <w:noProof/>
                <w:webHidden/>
              </w:rPr>
              <w:fldChar w:fldCharType="begin"/>
            </w:r>
            <w:r>
              <w:rPr>
                <w:noProof/>
                <w:webHidden/>
              </w:rPr>
              <w:instrText xml:space="preserve"> PAGEREF _Toc344810177 \h </w:instrText>
            </w:r>
            <w:r>
              <w:rPr>
                <w:noProof/>
                <w:webHidden/>
              </w:rPr>
            </w:r>
            <w:r>
              <w:rPr>
                <w:noProof/>
                <w:webHidden/>
              </w:rPr>
              <w:fldChar w:fldCharType="separate"/>
            </w:r>
            <w:r>
              <w:rPr>
                <w:noProof/>
                <w:webHidden/>
              </w:rPr>
              <w:t>24</w:t>
            </w:r>
            <w:r>
              <w:rPr>
                <w:noProof/>
                <w:webHidden/>
              </w:rPr>
              <w:fldChar w:fldCharType="end"/>
            </w:r>
          </w:hyperlink>
        </w:p>
        <w:p w:rsidR="00CC3D22" w:rsidRDefault="00CC3D22">
          <w:pPr>
            <w:pStyle w:val="TOC2"/>
            <w:rPr>
              <w:rFonts w:eastAsiaTheme="minorEastAsia"/>
              <w:noProof/>
            </w:rPr>
          </w:pPr>
          <w:hyperlink w:anchor="_Toc344810178" w:history="1">
            <w:r w:rsidRPr="00017DDC">
              <w:rPr>
                <w:rStyle w:val="Hyperlink"/>
                <w:noProof/>
              </w:rPr>
              <w:t>ix.</w:t>
            </w:r>
            <w:r>
              <w:rPr>
                <w:rFonts w:eastAsiaTheme="minorEastAsia"/>
                <w:noProof/>
              </w:rPr>
              <w:tab/>
            </w:r>
            <w:r w:rsidRPr="00017DDC">
              <w:rPr>
                <w:rStyle w:val="Hyperlink"/>
                <w:noProof/>
              </w:rPr>
              <w:t>Mark your Assessment a Template</w:t>
            </w:r>
            <w:r>
              <w:rPr>
                <w:noProof/>
                <w:webHidden/>
              </w:rPr>
              <w:tab/>
            </w:r>
            <w:r>
              <w:rPr>
                <w:noProof/>
                <w:webHidden/>
              </w:rPr>
              <w:fldChar w:fldCharType="begin"/>
            </w:r>
            <w:r>
              <w:rPr>
                <w:noProof/>
                <w:webHidden/>
              </w:rPr>
              <w:instrText xml:space="preserve"> PAGEREF _Toc344810178 \h </w:instrText>
            </w:r>
            <w:r>
              <w:rPr>
                <w:noProof/>
                <w:webHidden/>
              </w:rPr>
            </w:r>
            <w:r>
              <w:rPr>
                <w:noProof/>
                <w:webHidden/>
              </w:rPr>
              <w:fldChar w:fldCharType="separate"/>
            </w:r>
            <w:r>
              <w:rPr>
                <w:noProof/>
                <w:webHidden/>
              </w:rPr>
              <w:t>25</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79" w:history="1">
            <w:r w:rsidRPr="00017DDC">
              <w:rPr>
                <w:rStyle w:val="Hyperlink"/>
                <w:noProof/>
              </w:rPr>
              <w:t>1.</w:t>
            </w:r>
            <w:r>
              <w:rPr>
                <w:rFonts w:eastAsiaTheme="minorEastAsia"/>
                <w:noProof/>
              </w:rPr>
              <w:tab/>
            </w:r>
            <w:r w:rsidRPr="00017DDC">
              <w:rPr>
                <w:rStyle w:val="Hyperlink"/>
                <w:noProof/>
              </w:rPr>
              <w:t>How to Mark Assessment a Template</w:t>
            </w:r>
            <w:r>
              <w:rPr>
                <w:noProof/>
                <w:webHidden/>
              </w:rPr>
              <w:tab/>
            </w:r>
            <w:r>
              <w:rPr>
                <w:noProof/>
                <w:webHidden/>
              </w:rPr>
              <w:fldChar w:fldCharType="begin"/>
            </w:r>
            <w:r>
              <w:rPr>
                <w:noProof/>
                <w:webHidden/>
              </w:rPr>
              <w:instrText xml:space="preserve"> PAGEREF _Toc344810179 \h </w:instrText>
            </w:r>
            <w:r>
              <w:rPr>
                <w:noProof/>
                <w:webHidden/>
              </w:rPr>
            </w:r>
            <w:r>
              <w:rPr>
                <w:noProof/>
                <w:webHidden/>
              </w:rPr>
              <w:fldChar w:fldCharType="separate"/>
            </w:r>
            <w:r>
              <w:rPr>
                <w:noProof/>
                <w:webHidden/>
              </w:rPr>
              <w:t>26</w:t>
            </w:r>
            <w:r>
              <w:rPr>
                <w:noProof/>
                <w:webHidden/>
              </w:rPr>
              <w:fldChar w:fldCharType="end"/>
            </w:r>
          </w:hyperlink>
        </w:p>
        <w:p w:rsidR="00CC3D22" w:rsidRDefault="00CC3D22">
          <w:pPr>
            <w:pStyle w:val="TOC2"/>
            <w:rPr>
              <w:rFonts w:eastAsiaTheme="minorEastAsia"/>
              <w:noProof/>
            </w:rPr>
          </w:pPr>
          <w:hyperlink w:anchor="_Toc344810180" w:history="1">
            <w:r w:rsidRPr="00017DDC">
              <w:rPr>
                <w:rStyle w:val="Hyperlink"/>
                <w:noProof/>
              </w:rPr>
              <w:t>x.</w:t>
            </w:r>
            <w:r>
              <w:rPr>
                <w:rFonts w:eastAsiaTheme="minorEastAsia"/>
                <w:noProof/>
              </w:rPr>
              <w:tab/>
            </w:r>
            <w:r w:rsidRPr="00017DDC">
              <w:rPr>
                <w:rStyle w:val="Hyperlink"/>
                <w:noProof/>
              </w:rPr>
              <w:t>Save the Assessment</w:t>
            </w:r>
            <w:r>
              <w:rPr>
                <w:noProof/>
                <w:webHidden/>
              </w:rPr>
              <w:tab/>
            </w:r>
            <w:r>
              <w:rPr>
                <w:noProof/>
                <w:webHidden/>
              </w:rPr>
              <w:fldChar w:fldCharType="begin"/>
            </w:r>
            <w:r>
              <w:rPr>
                <w:noProof/>
                <w:webHidden/>
              </w:rPr>
              <w:instrText xml:space="preserve"> PAGEREF _Toc344810180 \h </w:instrText>
            </w:r>
            <w:r>
              <w:rPr>
                <w:noProof/>
                <w:webHidden/>
              </w:rPr>
            </w:r>
            <w:r>
              <w:rPr>
                <w:noProof/>
                <w:webHidden/>
              </w:rPr>
              <w:fldChar w:fldCharType="separate"/>
            </w:r>
            <w:r>
              <w:rPr>
                <w:noProof/>
                <w:webHidden/>
              </w:rPr>
              <w:t>26</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181" w:history="1">
            <w:r w:rsidRPr="00017DDC">
              <w:rPr>
                <w:rStyle w:val="Hyperlink"/>
                <w:noProof/>
              </w:rPr>
              <w:t>2.</w:t>
            </w:r>
            <w:r>
              <w:rPr>
                <w:rFonts w:eastAsiaTheme="minorEastAsia"/>
                <w:noProof/>
              </w:rPr>
              <w:tab/>
            </w:r>
            <w:r w:rsidRPr="00017DDC">
              <w:rPr>
                <w:rStyle w:val="Hyperlink"/>
                <w:noProof/>
              </w:rPr>
              <w:t>How to Save Assessment</w:t>
            </w:r>
            <w:r>
              <w:rPr>
                <w:noProof/>
                <w:webHidden/>
              </w:rPr>
              <w:tab/>
            </w:r>
            <w:r>
              <w:rPr>
                <w:noProof/>
                <w:webHidden/>
              </w:rPr>
              <w:fldChar w:fldCharType="begin"/>
            </w:r>
            <w:r>
              <w:rPr>
                <w:noProof/>
                <w:webHidden/>
              </w:rPr>
              <w:instrText xml:space="preserve"> PAGEREF _Toc344810181 \h </w:instrText>
            </w:r>
            <w:r>
              <w:rPr>
                <w:noProof/>
                <w:webHidden/>
              </w:rPr>
            </w:r>
            <w:r>
              <w:rPr>
                <w:noProof/>
                <w:webHidden/>
              </w:rPr>
              <w:fldChar w:fldCharType="separate"/>
            </w:r>
            <w:r>
              <w:rPr>
                <w:noProof/>
                <w:webHidden/>
              </w:rPr>
              <w:t>26</w:t>
            </w:r>
            <w:r>
              <w:rPr>
                <w:noProof/>
                <w:webHidden/>
              </w:rPr>
              <w:fldChar w:fldCharType="end"/>
            </w:r>
          </w:hyperlink>
        </w:p>
        <w:p w:rsidR="00CC3D22" w:rsidRDefault="00CC3D22">
          <w:pPr>
            <w:pStyle w:val="TOC2"/>
            <w:rPr>
              <w:rFonts w:eastAsiaTheme="minorEastAsia"/>
              <w:noProof/>
            </w:rPr>
          </w:pPr>
          <w:hyperlink w:anchor="_Toc344810182" w:history="1">
            <w:r w:rsidRPr="00017DDC">
              <w:rPr>
                <w:rStyle w:val="Hyperlink"/>
                <w:noProof/>
              </w:rPr>
              <w:t>xi.</w:t>
            </w:r>
            <w:r>
              <w:rPr>
                <w:rFonts w:eastAsiaTheme="minorEastAsia"/>
                <w:noProof/>
              </w:rPr>
              <w:tab/>
            </w:r>
            <w:r w:rsidRPr="00017DDC">
              <w:rPr>
                <w:rStyle w:val="Hyperlink"/>
                <w:noProof/>
              </w:rPr>
              <w:t>Edit Saved Assessment</w:t>
            </w:r>
            <w:r>
              <w:rPr>
                <w:noProof/>
                <w:webHidden/>
              </w:rPr>
              <w:tab/>
            </w:r>
            <w:r>
              <w:rPr>
                <w:noProof/>
                <w:webHidden/>
              </w:rPr>
              <w:fldChar w:fldCharType="begin"/>
            </w:r>
            <w:r>
              <w:rPr>
                <w:noProof/>
                <w:webHidden/>
              </w:rPr>
              <w:instrText xml:space="preserve"> PAGEREF _Toc344810182 \h </w:instrText>
            </w:r>
            <w:r>
              <w:rPr>
                <w:noProof/>
                <w:webHidden/>
              </w:rPr>
            </w:r>
            <w:r>
              <w:rPr>
                <w:noProof/>
                <w:webHidden/>
              </w:rPr>
              <w:fldChar w:fldCharType="separate"/>
            </w:r>
            <w:r>
              <w:rPr>
                <w:noProof/>
                <w:webHidden/>
              </w:rPr>
              <w:t>26</w:t>
            </w:r>
            <w:r>
              <w:rPr>
                <w:noProof/>
                <w:webHidden/>
              </w:rPr>
              <w:fldChar w:fldCharType="end"/>
            </w:r>
          </w:hyperlink>
        </w:p>
        <w:p w:rsidR="00CC3D22" w:rsidRDefault="00CC3D22">
          <w:pPr>
            <w:pStyle w:val="TOC1"/>
            <w:tabs>
              <w:tab w:val="left" w:pos="440"/>
              <w:tab w:val="right" w:leader="dot" w:pos="9450"/>
            </w:tabs>
            <w:rPr>
              <w:rFonts w:eastAsiaTheme="minorEastAsia"/>
              <w:noProof/>
            </w:rPr>
          </w:pPr>
          <w:hyperlink w:anchor="_Toc344810183" w:history="1">
            <w:r w:rsidRPr="00017DDC">
              <w:rPr>
                <w:rStyle w:val="Hyperlink"/>
                <w:noProof/>
              </w:rPr>
              <w:t>3.</w:t>
            </w:r>
            <w:r>
              <w:rPr>
                <w:rFonts w:eastAsiaTheme="minorEastAsia"/>
                <w:noProof/>
              </w:rPr>
              <w:tab/>
            </w:r>
            <w:r w:rsidRPr="00017DDC">
              <w:rPr>
                <w:rStyle w:val="Hyperlink"/>
                <w:noProof/>
              </w:rPr>
              <w:t>Collaborate with Members</w:t>
            </w:r>
            <w:r>
              <w:rPr>
                <w:noProof/>
                <w:webHidden/>
              </w:rPr>
              <w:tab/>
            </w:r>
            <w:r>
              <w:rPr>
                <w:noProof/>
                <w:webHidden/>
              </w:rPr>
              <w:fldChar w:fldCharType="begin"/>
            </w:r>
            <w:r>
              <w:rPr>
                <w:noProof/>
                <w:webHidden/>
              </w:rPr>
              <w:instrText xml:space="preserve"> PAGEREF _Toc344810183 \h </w:instrText>
            </w:r>
            <w:r>
              <w:rPr>
                <w:noProof/>
                <w:webHidden/>
              </w:rPr>
            </w:r>
            <w:r>
              <w:rPr>
                <w:noProof/>
                <w:webHidden/>
              </w:rPr>
              <w:fldChar w:fldCharType="separate"/>
            </w:r>
            <w:r>
              <w:rPr>
                <w:noProof/>
                <w:webHidden/>
              </w:rPr>
              <w:t>27</w:t>
            </w:r>
            <w:r>
              <w:rPr>
                <w:noProof/>
                <w:webHidden/>
              </w:rPr>
              <w:fldChar w:fldCharType="end"/>
            </w:r>
          </w:hyperlink>
        </w:p>
        <w:p w:rsidR="00CC3D22" w:rsidRDefault="00CC3D22">
          <w:pPr>
            <w:pStyle w:val="TOC2"/>
            <w:rPr>
              <w:rFonts w:eastAsiaTheme="minorEastAsia"/>
              <w:noProof/>
            </w:rPr>
          </w:pPr>
          <w:hyperlink w:anchor="_Toc344810184" w:history="1">
            <w:r w:rsidRPr="00017DDC">
              <w:rPr>
                <w:rStyle w:val="Hyperlink"/>
                <w:noProof/>
              </w:rPr>
              <w:t>i.</w:t>
            </w:r>
            <w:r>
              <w:rPr>
                <w:rFonts w:eastAsiaTheme="minorEastAsia"/>
                <w:noProof/>
              </w:rPr>
              <w:tab/>
            </w:r>
            <w:r w:rsidRPr="00017DDC">
              <w:rPr>
                <w:rStyle w:val="Hyperlink"/>
                <w:noProof/>
              </w:rPr>
              <w:t>Simple and advanced Search Draft Assessment</w:t>
            </w:r>
            <w:r>
              <w:rPr>
                <w:noProof/>
                <w:webHidden/>
              </w:rPr>
              <w:tab/>
            </w:r>
            <w:r>
              <w:rPr>
                <w:noProof/>
                <w:webHidden/>
              </w:rPr>
              <w:fldChar w:fldCharType="begin"/>
            </w:r>
            <w:r>
              <w:rPr>
                <w:noProof/>
                <w:webHidden/>
              </w:rPr>
              <w:instrText xml:space="preserve"> PAGEREF _Toc344810184 \h </w:instrText>
            </w:r>
            <w:r>
              <w:rPr>
                <w:noProof/>
                <w:webHidden/>
              </w:rPr>
            </w:r>
            <w:r>
              <w:rPr>
                <w:noProof/>
                <w:webHidden/>
              </w:rPr>
              <w:fldChar w:fldCharType="separate"/>
            </w:r>
            <w:r>
              <w:rPr>
                <w:noProof/>
                <w:webHidden/>
              </w:rPr>
              <w:t>27</w:t>
            </w:r>
            <w:r>
              <w:rPr>
                <w:noProof/>
                <w:webHidden/>
              </w:rPr>
              <w:fldChar w:fldCharType="end"/>
            </w:r>
          </w:hyperlink>
        </w:p>
        <w:p w:rsidR="00CC3D22" w:rsidRDefault="00CC3D22">
          <w:pPr>
            <w:pStyle w:val="TOC2"/>
            <w:rPr>
              <w:rFonts w:eastAsiaTheme="minorEastAsia"/>
              <w:noProof/>
            </w:rPr>
          </w:pPr>
          <w:hyperlink w:anchor="_Toc344810185" w:history="1">
            <w:r w:rsidRPr="00017DDC">
              <w:rPr>
                <w:rStyle w:val="Hyperlink"/>
                <w:noProof/>
              </w:rPr>
              <w:t>ii.</w:t>
            </w:r>
            <w:r>
              <w:rPr>
                <w:rFonts w:eastAsiaTheme="minorEastAsia"/>
                <w:noProof/>
              </w:rPr>
              <w:tab/>
            </w:r>
            <w:r w:rsidRPr="00017DDC">
              <w:rPr>
                <w:rStyle w:val="Hyperlink"/>
                <w:noProof/>
              </w:rPr>
              <w:t>Share Assessment within Organization</w:t>
            </w:r>
            <w:r>
              <w:rPr>
                <w:noProof/>
                <w:webHidden/>
              </w:rPr>
              <w:tab/>
            </w:r>
            <w:r>
              <w:rPr>
                <w:noProof/>
                <w:webHidden/>
              </w:rPr>
              <w:fldChar w:fldCharType="begin"/>
            </w:r>
            <w:r>
              <w:rPr>
                <w:noProof/>
                <w:webHidden/>
              </w:rPr>
              <w:instrText xml:space="preserve"> PAGEREF _Toc344810185 \h </w:instrText>
            </w:r>
            <w:r>
              <w:rPr>
                <w:noProof/>
                <w:webHidden/>
              </w:rPr>
            </w:r>
            <w:r>
              <w:rPr>
                <w:noProof/>
                <w:webHidden/>
              </w:rPr>
              <w:fldChar w:fldCharType="separate"/>
            </w:r>
            <w:r>
              <w:rPr>
                <w:noProof/>
                <w:webHidden/>
              </w:rPr>
              <w:t>28</w:t>
            </w:r>
            <w:r>
              <w:rPr>
                <w:noProof/>
                <w:webHidden/>
              </w:rPr>
              <w:fldChar w:fldCharType="end"/>
            </w:r>
          </w:hyperlink>
        </w:p>
        <w:p w:rsidR="00CC3D22" w:rsidRDefault="00CC3D22">
          <w:pPr>
            <w:pStyle w:val="TOC2"/>
            <w:rPr>
              <w:rFonts w:eastAsiaTheme="minorEastAsia"/>
              <w:noProof/>
            </w:rPr>
          </w:pPr>
          <w:hyperlink w:anchor="_Toc344810186" w:history="1">
            <w:r w:rsidRPr="00017DDC">
              <w:rPr>
                <w:rStyle w:val="Hyperlink"/>
                <w:noProof/>
              </w:rPr>
              <w:t>iii.</w:t>
            </w:r>
            <w:r>
              <w:rPr>
                <w:rFonts w:eastAsiaTheme="minorEastAsia"/>
                <w:noProof/>
              </w:rPr>
              <w:tab/>
            </w:r>
            <w:r w:rsidRPr="00017DDC">
              <w:rPr>
                <w:rStyle w:val="Hyperlink"/>
                <w:noProof/>
              </w:rPr>
              <w:t>Share Assessment with anonymous user</w:t>
            </w:r>
            <w:r>
              <w:rPr>
                <w:noProof/>
                <w:webHidden/>
              </w:rPr>
              <w:tab/>
            </w:r>
            <w:r>
              <w:rPr>
                <w:noProof/>
                <w:webHidden/>
              </w:rPr>
              <w:fldChar w:fldCharType="begin"/>
            </w:r>
            <w:r>
              <w:rPr>
                <w:noProof/>
                <w:webHidden/>
              </w:rPr>
              <w:instrText xml:space="preserve"> PAGEREF _Toc344810186 \h </w:instrText>
            </w:r>
            <w:r>
              <w:rPr>
                <w:noProof/>
                <w:webHidden/>
              </w:rPr>
            </w:r>
            <w:r>
              <w:rPr>
                <w:noProof/>
                <w:webHidden/>
              </w:rPr>
              <w:fldChar w:fldCharType="separate"/>
            </w:r>
            <w:r>
              <w:rPr>
                <w:noProof/>
                <w:webHidden/>
              </w:rPr>
              <w:t>28</w:t>
            </w:r>
            <w:r>
              <w:rPr>
                <w:noProof/>
                <w:webHidden/>
              </w:rPr>
              <w:fldChar w:fldCharType="end"/>
            </w:r>
          </w:hyperlink>
        </w:p>
        <w:p w:rsidR="00CC3D22" w:rsidRDefault="00CC3D22">
          <w:pPr>
            <w:pStyle w:val="TOC2"/>
            <w:rPr>
              <w:rFonts w:eastAsiaTheme="minorEastAsia"/>
              <w:noProof/>
            </w:rPr>
          </w:pPr>
          <w:hyperlink w:anchor="_Toc344810187" w:history="1">
            <w:r w:rsidRPr="00017DDC">
              <w:rPr>
                <w:rStyle w:val="Hyperlink"/>
                <w:noProof/>
                <w:highlight w:val="yellow"/>
              </w:rPr>
              <w:t>iv.</w:t>
            </w:r>
            <w:r>
              <w:rPr>
                <w:rFonts w:eastAsiaTheme="minorEastAsia"/>
                <w:noProof/>
              </w:rPr>
              <w:tab/>
            </w:r>
            <w:r w:rsidRPr="00017DDC">
              <w:rPr>
                <w:rStyle w:val="Hyperlink"/>
                <w:noProof/>
                <w:highlight w:val="yellow"/>
              </w:rPr>
              <w:t>Share Assessment inter Organizations</w:t>
            </w:r>
            <w:r>
              <w:rPr>
                <w:noProof/>
                <w:webHidden/>
              </w:rPr>
              <w:tab/>
            </w:r>
            <w:r>
              <w:rPr>
                <w:noProof/>
                <w:webHidden/>
              </w:rPr>
              <w:fldChar w:fldCharType="begin"/>
            </w:r>
            <w:r>
              <w:rPr>
                <w:noProof/>
                <w:webHidden/>
              </w:rPr>
              <w:instrText xml:space="preserve"> PAGEREF _Toc344810187 \h </w:instrText>
            </w:r>
            <w:r>
              <w:rPr>
                <w:noProof/>
                <w:webHidden/>
              </w:rPr>
            </w:r>
            <w:r>
              <w:rPr>
                <w:noProof/>
                <w:webHidden/>
              </w:rPr>
              <w:fldChar w:fldCharType="separate"/>
            </w:r>
            <w:r>
              <w:rPr>
                <w:noProof/>
                <w:webHidden/>
              </w:rPr>
              <w:t>28</w:t>
            </w:r>
            <w:r>
              <w:rPr>
                <w:noProof/>
                <w:webHidden/>
              </w:rPr>
              <w:fldChar w:fldCharType="end"/>
            </w:r>
          </w:hyperlink>
        </w:p>
        <w:p w:rsidR="00CC3D22" w:rsidRDefault="00CC3D22">
          <w:pPr>
            <w:pStyle w:val="TOC2"/>
            <w:rPr>
              <w:rFonts w:eastAsiaTheme="minorEastAsia"/>
              <w:noProof/>
            </w:rPr>
          </w:pPr>
          <w:hyperlink w:anchor="_Toc344810188" w:history="1">
            <w:r w:rsidRPr="00017DDC">
              <w:rPr>
                <w:rStyle w:val="Hyperlink"/>
                <w:noProof/>
              </w:rPr>
              <w:t>v.</w:t>
            </w:r>
            <w:r>
              <w:rPr>
                <w:rFonts w:eastAsiaTheme="minorEastAsia"/>
                <w:noProof/>
              </w:rPr>
              <w:tab/>
            </w:r>
            <w:r w:rsidRPr="00017DDC">
              <w:rPr>
                <w:rStyle w:val="Hyperlink"/>
                <w:noProof/>
              </w:rPr>
              <w:t>Add more users for Collaboration</w:t>
            </w:r>
            <w:r>
              <w:rPr>
                <w:noProof/>
                <w:webHidden/>
              </w:rPr>
              <w:tab/>
            </w:r>
            <w:r>
              <w:rPr>
                <w:noProof/>
                <w:webHidden/>
              </w:rPr>
              <w:fldChar w:fldCharType="begin"/>
            </w:r>
            <w:r>
              <w:rPr>
                <w:noProof/>
                <w:webHidden/>
              </w:rPr>
              <w:instrText xml:space="preserve"> PAGEREF _Toc344810188 \h </w:instrText>
            </w:r>
            <w:r>
              <w:rPr>
                <w:noProof/>
                <w:webHidden/>
              </w:rPr>
            </w:r>
            <w:r>
              <w:rPr>
                <w:noProof/>
                <w:webHidden/>
              </w:rPr>
              <w:fldChar w:fldCharType="separate"/>
            </w:r>
            <w:r>
              <w:rPr>
                <w:noProof/>
                <w:webHidden/>
              </w:rPr>
              <w:t>28</w:t>
            </w:r>
            <w:r>
              <w:rPr>
                <w:noProof/>
                <w:webHidden/>
              </w:rPr>
              <w:fldChar w:fldCharType="end"/>
            </w:r>
          </w:hyperlink>
        </w:p>
        <w:p w:rsidR="00CC3D22" w:rsidRDefault="00CC3D22">
          <w:pPr>
            <w:pStyle w:val="TOC2"/>
            <w:rPr>
              <w:rFonts w:eastAsiaTheme="minorEastAsia"/>
              <w:noProof/>
            </w:rPr>
          </w:pPr>
          <w:hyperlink w:anchor="_Toc344810189" w:history="1">
            <w:r w:rsidRPr="00017DDC">
              <w:rPr>
                <w:rStyle w:val="Hyperlink"/>
                <w:noProof/>
              </w:rPr>
              <w:t>vi.</w:t>
            </w:r>
            <w:r>
              <w:rPr>
                <w:rFonts w:eastAsiaTheme="minorEastAsia"/>
                <w:noProof/>
              </w:rPr>
              <w:tab/>
            </w:r>
            <w:r w:rsidRPr="00017DDC">
              <w:rPr>
                <w:rStyle w:val="Hyperlink"/>
                <w:noProof/>
              </w:rPr>
              <w:t>Assign Edit Rights to a user</w:t>
            </w:r>
            <w:r>
              <w:rPr>
                <w:noProof/>
                <w:webHidden/>
              </w:rPr>
              <w:tab/>
            </w:r>
            <w:r>
              <w:rPr>
                <w:noProof/>
                <w:webHidden/>
              </w:rPr>
              <w:fldChar w:fldCharType="begin"/>
            </w:r>
            <w:r>
              <w:rPr>
                <w:noProof/>
                <w:webHidden/>
              </w:rPr>
              <w:instrText xml:space="preserve"> PAGEREF _Toc344810189 \h </w:instrText>
            </w:r>
            <w:r>
              <w:rPr>
                <w:noProof/>
                <w:webHidden/>
              </w:rPr>
            </w:r>
            <w:r>
              <w:rPr>
                <w:noProof/>
                <w:webHidden/>
              </w:rPr>
              <w:fldChar w:fldCharType="separate"/>
            </w:r>
            <w:r>
              <w:rPr>
                <w:noProof/>
                <w:webHidden/>
              </w:rPr>
              <w:t>29</w:t>
            </w:r>
            <w:r>
              <w:rPr>
                <w:noProof/>
                <w:webHidden/>
              </w:rPr>
              <w:fldChar w:fldCharType="end"/>
            </w:r>
          </w:hyperlink>
        </w:p>
        <w:p w:rsidR="00CC3D22" w:rsidRDefault="00CC3D22">
          <w:pPr>
            <w:pStyle w:val="TOC2"/>
            <w:rPr>
              <w:rFonts w:eastAsiaTheme="minorEastAsia"/>
              <w:noProof/>
            </w:rPr>
          </w:pPr>
          <w:hyperlink w:anchor="_Toc344810190" w:history="1">
            <w:r w:rsidRPr="00017DDC">
              <w:rPr>
                <w:rStyle w:val="Hyperlink"/>
                <w:noProof/>
              </w:rPr>
              <w:t>vii.</w:t>
            </w:r>
            <w:r>
              <w:rPr>
                <w:rFonts w:eastAsiaTheme="minorEastAsia"/>
                <w:noProof/>
              </w:rPr>
              <w:tab/>
            </w:r>
            <w:r w:rsidRPr="00017DDC">
              <w:rPr>
                <w:rStyle w:val="Hyperlink"/>
                <w:noProof/>
              </w:rPr>
              <w:t>Add Comments on shared Draft Assessment</w:t>
            </w:r>
            <w:r>
              <w:rPr>
                <w:noProof/>
                <w:webHidden/>
              </w:rPr>
              <w:tab/>
            </w:r>
            <w:r>
              <w:rPr>
                <w:noProof/>
                <w:webHidden/>
              </w:rPr>
              <w:fldChar w:fldCharType="begin"/>
            </w:r>
            <w:r>
              <w:rPr>
                <w:noProof/>
                <w:webHidden/>
              </w:rPr>
              <w:instrText xml:space="preserve"> PAGEREF _Toc344810190 \h </w:instrText>
            </w:r>
            <w:r>
              <w:rPr>
                <w:noProof/>
                <w:webHidden/>
              </w:rPr>
            </w:r>
            <w:r>
              <w:rPr>
                <w:noProof/>
                <w:webHidden/>
              </w:rPr>
              <w:fldChar w:fldCharType="separate"/>
            </w:r>
            <w:r>
              <w:rPr>
                <w:noProof/>
                <w:webHidden/>
              </w:rPr>
              <w:t>29</w:t>
            </w:r>
            <w:r>
              <w:rPr>
                <w:noProof/>
                <w:webHidden/>
              </w:rPr>
              <w:fldChar w:fldCharType="end"/>
            </w:r>
          </w:hyperlink>
        </w:p>
        <w:p w:rsidR="00CC3D22" w:rsidRDefault="00CC3D22">
          <w:pPr>
            <w:pStyle w:val="TOC2"/>
            <w:rPr>
              <w:rFonts w:eastAsiaTheme="minorEastAsia"/>
              <w:noProof/>
            </w:rPr>
          </w:pPr>
          <w:hyperlink w:anchor="_Toc344810191" w:history="1">
            <w:r w:rsidRPr="00017DDC">
              <w:rPr>
                <w:rStyle w:val="Hyperlink"/>
                <w:noProof/>
              </w:rPr>
              <w:t>viii.</w:t>
            </w:r>
            <w:r>
              <w:rPr>
                <w:rFonts w:eastAsiaTheme="minorEastAsia"/>
                <w:noProof/>
              </w:rPr>
              <w:tab/>
            </w:r>
            <w:r w:rsidRPr="00017DDC">
              <w:rPr>
                <w:rStyle w:val="Hyperlink"/>
                <w:noProof/>
              </w:rPr>
              <w:t>View other members/users Comments on shared Assessment</w:t>
            </w:r>
            <w:r>
              <w:rPr>
                <w:noProof/>
                <w:webHidden/>
              </w:rPr>
              <w:tab/>
            </w:r>
            <w:r>
              <w:rPr>
                <w:noProof/>
                <w:webHidden/>
              </w:rPr>
              <w:fldChar w:fldCharType="begin"/>
            </w:r>
            <w:r>
              <w:rPr>
                <w:noProof/>
                <w:webHidden/>
              </w:rPr>
              <w:instrText xml:space="preserve"> PAGEREF _Toc344810191 \h </w:instrText>
            </w:r>
            <w:r>
              <w:rPr>
                <w:noProof/>
                <w:webHidden/>
              </w:rPr>
            </w:r>
            <w:r>
              <w:rPr>
                <w:noProof/>
                <w:webHidden/>
              </w:rPr>
              <w:fldChar w:fldCharType="separate"/>
            </w:r>
            <w:r>
              <w:rPr>
                <w:noProof/>
                <w:webHidden/>
              </w:rPr>
              <w:t>29</w:t>
            </w:r>
            <w:r>
              <w:rPr>
                <w:noProof/>
                <w:webHidden/>
              </w:rPr>
              <w:fldChar w:fldCharType="end"/>
            </w:r>
          </w:hyperlink>
        </w:p>
        <w:p w:rsidR="00CC3D22" w:rsidRDefault="00CC3D22">
          <w:pPr>
            <w:pStyle w:val="TOC2"/>
            <w:rPr>
              <w:rFonts w:eastAsiaTheme="minorEastAsia"/>
              <w:noProof/>
            </w:rPr>
          </w:pPr>
          <w:hyperlink w:anchor="_Toc344810192" w:history="1">
            <w:r w:rsidRPr="00017DDC">
              <w:rPr>
                <w:rStyle w:val="Hyperlink"/>
                <w:noProof/>
              </w:rPr>
              <w:t>ix.</w:t>
            </w:r>
            <w:r>
              <w:rPr>
                <w:rFonts w:eastAsiaTheme="minorEastAsia"/>
                <w:noProof/>
              </w:rPr>
              <w:tab/>
            </w:r>
            <w:r w:rsidRPr="00017DDC">
              <w:rPr>
                <w:rStyle w:val="Hyperlink"/>
                <w:noProof/>
              </w:rPr>
              <w:t>Edit Draft Assessment</w:t>
            </w:r>
            <w:r>
              <w:rPr>
                <w:noProof/>
                <w:webHidden/>
              </w:rPr>
              <w:tab/>
            </w:r>
            <w:r>
              <w:rPr>
                <w:noProof/>
                <w:webHidden/>
              </w:rPr>
              <w:fldChar w:fldCharType="begin"/>
            </w:r>
            <w:r>
              <w:rPr>
                <w:noProof/>
                <w:webHidden/>
              </w:rPr>
              <w:instrText xml:space="preserve"> PAGEREF _Toc344810192 \h </w:instrText>
            </w:r>
            <w:r>
              <w:rPr>
                <w:noProof/>
                <w:webHidden/>
              </w:rPr>
            </w:r>
            <w:r>
              <w:rPr>
                <w:noProof/>
                <w:webHidden/>
              </w:rPr>
              <w:fldChar w:fldCharType="separate"/>
            </w:r>
            <w:r>
              <w:rPr>
                <w:noProof/>
                <w:webHidden/>
              </w:rPr>
              <w:t>29</w:t>
            </w:r>
            <w:r>
              <w:rPr>
                <w:noProof/>
                <w:webHidden/>
              </w:rPr>
              <w:fldChar w:fldCharType="end"/>
            </w:r>
          </w:hyperlink>
        </w:p>
        <w:p w:rsidR="00CC3D22" w:rsidRDefault="00CC3D22">
          <w:pPr>
            <w:pStyle w:val="TOC2"/>
            <w:rPr>
              <w:rFonts w:eastAsiaTheme="minorEastAsia"/>
              <w:noProof/>
            </w:rPr>
          </w:pPr>
          <w:hyperlink w:anchor="_Toc344810193" w:history="1">
            <w:r w:rsidRPr="00017DDC">
              <w:rPr>
                <w:rStyle w:val="Hyperlink"/>
                <w:noProof/>
              </w:rPr>
              <w:t>x.</w:t>
            </w:r>
            <w:r>
              <w:rPr>
                <w:rFonts w:eastAsiaTheme="minorEastAsia"/>
                <w:noProof/>
              </w:rPr>
              <w:tab/>
            </w:r>
            <w:r w:rsidRPr="00017DDC">
              <w:rPr>
                <w:rStyle w:val="Hyperlink"/>
                <w:noProof/>
              </w:rPr>
              <w:t>Preview &amp;Print Draft Assessment</w:t>
            </w:r>
            <w:r>
              <w:rPr>
                <w:noProof/>
                <w:webHidden/>
              </w:rPr>
              <w:tab/>
            </w:r>
            <w:r>
              <w:rPr>
                <w:noProof/>
                <w:webHidden/>
              </w:rPr>
              <w:fldChar w:fldCharType="begin"/>
            </w:r>
            <w:r>
              <w:rPr>
                <w:noProof/>
                <w:webHidden/>
              </w:rPr>
              <w:instrText xml:space="preserve"> PAGEREF _Toc344810193 \h </w:instrText>
            </w:r>
            <w:r>
              <w:rPr>
                <w:noProof/>
                <w:webHidden/>
              </w:rPr>
            </w:r>
            <w:r>
              <w:rPr>
                <w:noProof/>
                <w:webHidden/>
              </w:rPr>
              <w:fldChar w:fldCharType="separate"/>
            </w:r>
            <w:r>
              <w:rPr>
                <w:noProof/>
                <w:webHidden/>
              </w:rPr>
              <w:t>29</w:t>
            </w:r>
            <w:r>
              <w:rPr>
                <w:noProof/>
                <w:webHidden/>
              </w:rPr>
              <w:fldChar w:fldCharType="end"/>
            </w:r>
          </w:hyperlink>
        </w:p>
        <w:p w:rsidR="00CC3D22" w:rsidRDefault="00CC3D22">
          <w:pPr>
            <w:pStyle w:val="TOC2"/>
            <w:rPr>
              <w:rFonts w:eastAsiaTheme="minorEastAsia"/>
              <w:noProof/>
            </w:rPr>
          </w:pPr>
          <w:hyperlink w:anchor="_Toc344810194" w:history="1">
            <w:r w:rsidRPr="00017DDC">
              <w:rPr>
                <w:rStyle w:val="Hyperlink"/>
                <w:noProof/>
              </w:rPr>
              <w:t>xi.</w:t>
            </w:r>
            <w:r>
              <w:rPr>
                <w:rFonts w:eastAsiaTheme="minorEastAsia"/>
                <w:noProof/>
              </w:rPr>
              <w:tab/>
            </w:r>
            <w:r w:rsidRPr="00017DDC">
              <w:rPr>
                <w:rStyle w:val="Hyperlink"/>
                <w:noProof/>
              </w:rPr>
              <w:t>Duplicate Draft Assessment</w:t>
            </w:r>
            <w:r>
              <w:rPr>
                <w:noProof/>
                <w:webHidden/>
              </w:rPr>
              <w:tab/>
            </w:r>
            <w:r>
              <w:rPr>
                <w:noProof/>
                <w:webHidden/>
              </w:rPr>
              <w:fldChar w:fldCharType="begin"/>
            </w:r>
            <w:r>
              <w:rPr>
                <w:noProof/>
                <w:webHidden/>
              </w:rPr>
              <w:instrText xml:space="preserve"> PAGEREF _Toc344810194 \h </w:instrText>
            </w:r>
            <w:r>
              <w:rPr>
                <w:noProof/>
                <w:webHidden/>
              </w:rPr>
            </w:r>
            <w:r>
              <w:rPr>
                <w:noProof/>
                <w:webHidden/>
              </w:rPr>
              <w:fldChar w:fldCharType="separate"/>
            </w:r>
            <w:r>
              <w:rPr>
                <w:noProof/>
                <w:webHidden/>
              </w:rPr>
              <w:t>30</w:t>
            </w:r>
            <w:r>
              <w:rPr>
                <w:noProof/>
                <w:webHidden/>
              </w:rPr>
              <w:fldChar w:fldCharType="end"/>
            </w:r>
          </w:hyperlink>
        </w:p>
        <w:p w:rsidR="00CC3D22" w:rsidRDefault="00CC3D22">
          <w:pPr>
            <w:pStyle w:val="TOC2"/>
            <w:rPr>
              <w:rFonts w:eastAsiaTheme="minorEastAsia"/>
              <w:noProof/>
            </w:rPr>
          </w:pPr>
          <w:hyperlink w:anchor="_Toc344810195" w:history="1">
            <w:r w:rsidRPr="00017DDC">
              <w:rPr>
                <w:rStyle w:val="Hyperlink"/>
                <w:noProof/>
              </w:rPr>
              <w:t>xii.</w:t>
            </w:r>
            <w:r>
              <w:rPr>
                <w:rFonts w:eastAsiaTheme="minorEastAsia"/>
                <w:noProof/>
              </w:rPr>
              <w:tab/>
            </w:r>
            <w:r w:rsidRPr="00017DDC">
              <w:rPr>
                <w:rStyle w:val="Hyperlink"/>
                <w:noProof/>
              </w:rPr>
              <w:t>Delete Draft Assessment</w:t>
            </w:r>
            <w:r>
              <w:rPr>
                <w:noProof/>
                <w:webHidden/>
              </w:rPr>
              <w:tab/>
            </w:r>
            <w:r>
              <w:rPr>
                <w:noProof/>
                <w:webHidden/>
              </w:rPr>
              <w:fldChar w:fldCharType="begin"/>
            </w:r>
            <w:r>
              <w:rPr>
                <w:noProof/>
                <w:webHidden/>
              </w:rPr>
              <w:instrText xml:space="preserve"> PAGEREF _Toc344810195 \h </w:instrText>
            </w:r>
            <w:r>
              <w:rPr>
                <w:noProof/>
                <w:webHidden/>
              </w:rPr>
            </w:r>
            <w:r>
              <w:rPr>
                <w:noProof/>
                <w:webHidden/>
              </w:rPr>
              <w:fldChar w:fldCharType="separate"/>
            </w:r>
            <w:r>
              <w:rPr>
                <w:noProof/>
                <w:webHidden/>
              </w:rPr>
              <w:t>30</w:t>
            </w:r>
            <w:r>
              <w:rPr>
                <w:noProof/>
                <w:webHidden/>
              </w:rPr>
              <w:fldChar w:fldCharType="end"/>
            </w:r>
          </w:hyperlink>
        </w:p>
        <w:p w:rsidR="00CC3D22" w:rsidRDefault="00CC3D22">
          <w:pPr>
            <w:pStyle w:val="TOC2"/>
            <w:rPr>
              <w:rFonts w:eastAsiaTheme="minorEastAsia"/>
              <w:noProof/>
            </w:rPr>
          </w:pPr>
          <w:hyperlink w:anchor="_Toc344810196" w:history="1">
            <w:r w:rsidRPr="00017DDC">
              <w:rPr>
                <w:rStyle w:val="Hyperlink"/>
                <w:noProof/>
              </w:rPr>
              <w:t>xiii.</w:t>
            </w:r>
            <w:r>
              <w:rPr>
                <w:rFonts w:eastAsiaTheme="minorEastAsia"/>
                <w:noProof/>
              </w:rPr>
              <w:tab/>
            </w:r>
            <w:r w:rsidRPr="00017DDC">
              <w:rPr>
                <w:rStyle w:val="Hyperlink"/>
                <w:noProof/>
              </w:rPr>
              <w:t>Publish a Draft Assessment</w:t>
            </w:r>
            <w:r>
              <w:rPr>
                <w:noProof/>
                <w:webHidden/>
              </w:rPr>
              <w:tab/>
            </w:r>
            <w:r>
              <w:rPr>
                <w:noProof/>
                <w:webHidden/>
              </w:rPr>
              <w:fldChar w:fldCharType="begin"/>
            </w:r>
            <w:r>
              <w:rPr>
                <w:noProof/>
                <w:webHidden/>
              </w:rPr>
              <w:instrText xml:space="preserve"> PAGEREF _Toc344810196 \h </w:instrText>
            </w:r>
            <w:r>
              <w:rPr>
                <w:noProof/>
                <w:webHidden/>
              </w:rPr>
            </w:r>
            <w:r>
              <w:rPr>
                <w:noProof/>
                <w:webHidden/>
              </w:rPr>
              <w:fldChar w:fldCharType="separate"/>
            </w:r>
            <w:r>
              <w:rPr>
                <w:noProof/>
                <w:webHidden/>
              </w:rPr>
              <w:t>30</w:t>
            </w:r>
            <w:r>
              <w:rPr>
                <w:noProof/>
                <w:webHidden/>
              </w:rPr>
              <w:fldChar w:fldCharType="end"/>
            </w:r>
          </w:hyperlink>
        </w:p>
        <w:p w:rsidR="00CC3D22" w:rsidRDefault="00CC3D22">
          <w:pPr>
            <w:pStyle w:val="TOC1"/>
            <w:tabs>
              <w:tab w:val="left" w:pos="440"/>
              <w:tab w:val="right" w:leader="dot" w:pos="9450"/>
            </w:tabs>
            <w:rPr>
              <w:rFonts w:eastAsiaTheme="minorEastAsia"/>
              <w:noProof/>
            </w:rPr>
          </w:pPr>
          <w:hyperlink w:anchor="_Toc344810197" w:history="1">
            <w:r w:rsidRPr="00017DDC">
              <w:rPr>
                <w:rStyle w:val="Hyperlink"/>
                <w:noProof/>
              </w:rPr>
              <w:t>4.</w:t>
            </w:r>
            <w:r>
              <w:rPr>
                <w:rFonts w:eastAsiaTheme="minorEastAsia"/>
                <w:noProof/>
              </w:rPr>
              <w:tab/>
            </w:r>
            <w:r w:rsidRPr="00017DDC">
              <w:rPr>
                <w:rStyle w:val="Hyperlink"/>
                <w:noProof/>
              </w:rPr>
              <w:t>Collect Responses</w:t>
            </w:r>
            <w:r>
              <w:rPr>
                <w:noProof/>
                <w:webHidden/>
              </w:rPr>
              <w:tab/>
            </w:r>
            <w:r>
              <w:rPr>
                <w:noProof/>
                <w:webHidden/>
              </w:rPr>
              <w:fldChar w:fldCharType="begin"/>
            </w:r>
            <w:r>
              <w:rPr>
                <w:noProof/>
                <w:webHidden/>
              </w:rPr>
              <w:instrText xml:space="preserve"> PAGEREF _Toc344810197 \h </w:instrText>
            </w:r>
            <w:r>
              <w:rPr>
                <w:noProof/>
                <w:webHidden/>
              </w:rPr>
            </w:r>
            <w:r>
              <w:rPr>
                <w:noProof/>
                <w:webHidden/>
              </w:rPr>
              <w:fldChar w:fldCharType="separate"/>
            </w:r>
            <w:r>
              <w:rPr>
                <w:noProof/>
                <w:webHidden/>
              </w:rPr>
              <w:t>30</w:t>
            </w:r>
            <w:r>
              <w:rPr>
                <w:noProof/>
                <w:webHidden/>
              </w:rPr>
              <w:fldChar w:fldCharType="end"/>
            </w:r>
          </w:hyperlink>
        </w:p>
        <w:p w:rsidR="00CC3D22" w:rsidRDefault="00CC3D22">
          <w:pPr>
            <w:pStyle w:val="TOC2"/>
            <w:rPr>
              <w:rFonts w:eastAsiaTheme="minorEastAsia"/>
              <w:noProof/>
            </w:rPr>
          </w:pPr>
          <w:hyperlink w:anchor="_Toc344810198" w:history="1">
            <w:r w:rsidRPr="00017DDC">
              <w:rPr>
                <w:rStyle w:val="Hyperlink"/>
                <w:noProof/>
              </w:rPr>
              <w:t>i.</w:t>
            </w:r>
            <w:r>
              <w:rPr>
                <w:rFonts w:eastAsiaTheme="minorEastAsia"/>
                <w:noProof/>
              </w:rPr>
              <w:tab/>
            </w:r>
            <w:r w:rsidRPr="00017DDC">
              <w:rPr>
                <w:rStyle w:val="Hyperlink"/>
                <w:noProof/>
              </w:rPr>
              <w:t>How to Publish an Assessment</w:t>
            </w:r>
            <w:r>
              <w:rPr>
                <w:noProof/>
                <w:webHidden/>
              </w:rPr>
              <w:tab/>
            </w:r>
            <w:r>
              <w:rPr>
                <w:noProof/>
                <w:webHidden/>
              </w:rPr>
              <w:fldChar w:fldCharType="begin"/>
            </w:r>
            <w:r>
              <w:rPr>
                <w:noProof/>
                <w:webHidden/>
              </w:rPr>
              <w:instrText xml:space="preserve"> PAGEREF _Toc344810198 \h </w:instrText>
            </w:r>
            <w:r>
              <w:rPr>
                <w:noProof/>
                <w:webHidden/>
              </w:rPr>
            </w:r>
            <w:r>
              <w:rPr>
                <w:noProof/>
                <w:webHidden/>
              </w:rPr>
              <w:fldChar w:fldCharType="separate"/>
            </w:r>
            <w:r>
              <w:rPr>
                <w:noProof/>
                <w:webHidden/>
              </w:rPr>
              <w:t>31</w:t>
            </w:r>
            <w:r>
              <w:rPr>
                <w:noProof/>
                <w:webHidden/>
              </w:rPr>
              <w:fldChar w:fldCharType="end"/>
            </w:r>
          </w:hyperlink>
        </w:p>
        <w:p w:rsidR="00CC3D22" w:rsidRDefault="00CC3D22">
          <w:pPr>
            <w:pStyle w:val="TOC2"/>
            <w:rPr>
              <w:rFonts w:eastAsiaTheme="minorEastAsia"/>
              <w:noProof/>
            </w:rPr>
          </w:pPr>
          <w:hyperlink w:anchor="_Toc344810199" w:history="1">
            <w:r w:rsidRPr="00017DDC">
              <w:rPr>
                <w:rStyle w:val="Hyperlink"/>
                <w:noProof/>
              </w:rPr>
              <w:t>ii.</w:t>
            </w:r>
            <w:r>
              <w:rPr>
                <w:rFonts w:eastAsiaTheme="minorEastAsia"/>
                <w:noProof/>
              </w:rPr>
              <w:tab/>
            </w:r>
            <w:r w:rsidRPr="00017DDC">
              <w:rPr>
                <w:rStyle w:val="Hyperlink"/>
                <w:noProof/>
              </w:rPr>
              <w:t>Simple and Advanced Search Published Assessment</w:t>
            </w:r>
            <w:r>
              <w:rPr>
                <w:noProof/>
                <w:webHidden/>
              </w:rPr>
              <w:tab/>
            </w:r>
            <w:r>
              <w:rPr>
                <w:noProof/>
                <w:webHidden/>
              </w:rPr>
              <w:fldChar w:fldCharType="begin"/>
            </w:r>
            <w:r>
              <w:rPr>
                <w:noProof/>
                <w:webHidden/>
              </w:rPr>
              <w:instrText xml:space="preserve"> PAGEREF _Toc344810199 \h </w:instrText>
            </w:r>
            <w:r>
              <w:rPr>
                <w:noProof/>
                <w:webHidden/>
              </w:rPr>
            </w:r>
            <w:r>
              <w:rPr>
                <w:noProof/>
                <w:webHidden/>
              </w:rPr>
              <w:fldChar w:fldCharType="separate"/>
            </w:r>
            <w:r>
              <w:rPr>
                <w:noProof/>
                <w:webHidden/>
              </w:rPr>
              <w:t>31</w:t>
            </w:r>
            <w:r>
              <w:rPr>
                <w:noProof/>
                <w:webHidden/>
              </w:rPr>
              <w:fldChar w:fldCharType="end"/>
            </w:r>
          </w:hyperlink>
        </w:p>
        <w:p w:rsidR="00CC3D22" w:rsidRDefault="00CC3D22">
          <w:pPr>
            <w:pStyle w:val="TOC2"/>
            <w:rPr>
              <w:rFonts w:eastAsiaTheme="minorEastAsia"/>
              <w:noProof/>
            </w:rPr>
          </w:pPr>
          <w:hyperlink w:anchor="_Toc344810200" w:history="1">
            <w:r w:rsidRPr="00017DDC">
              <w:rPr>
                <w:rStyle w:val="Hyperlink"/>
                <w:noProof/>
              </w:rPr>
              <w:t>iii.</w:t>
            </w:r>
            <w:r>
              <w:rPr>
                <w:rFonts w:eastAsiaTheme="minorEastAsia"/>
                <w:noProof/>
              </w:rPr>
              <w:tab/>
            </w:r>
            <w:r w:rsidRPr="00017DDC">
              <w:rPr>
                <w:rStyle w:val="Hyperlink"/>
                <w:noProof/>
              </w:rPr>
              <w:t>Support for Manual Data Entry</w:t>
            </w:r>
            <w:r>
              <w:rPr>
                <w:noProof/>
                <w:webHidden/>
              </w:rPr>
              <w:tab/>
            </w:r>
            <w:r>
              <w:rPr>
                <w:noProof/>
                <w:webHidden/>
              </w:rPr>
              <w:fldChar w:fldCharType="begin"/>
            </w:r>
            <w:r>
              <w:rPr>
                <w:noProof/>
                <w:webHidden/>
              </w:rPr>
              <w:instrText xml:space="preserve"> PAGEREF _Toc344810200 \h </w:instrText>
            </w:r>
            <w:r>
              <w:rPr>
                <w:noProof/>
                <w:webHidden/>
              </w:rPr>
            </w:r>
            <w:r>
              <w:rPr>
                <w:noProof/>
                <w:webHidden/>
              </w:rPr>
              <w:fldChar w:fldCharType="separate"/>
            </w:r>
            <w:r>
              <w:rPr>
                <w:noProof/>
                <w:webHidden/>
              </w:rPr>
              <w:t>32</w:t>
            </w:r>
            <w:r>
              <w:rPr>
                <w:noProof/>
                <w:webHidden/>
              </w:rPr>
              <w:fldChar w:fldCharType="end"/>
            </w:r>
          </w:hyperlink>
        </w:p>
        <w:p w:rsidR="00CC3D22" w:rsidRDefault="00CC3D22">
          <w:pPr>
            <w:pStyle w:val="TOC2"/>
            <w:rPr>
              <w:rFonts w:eastAsiaTheme="minorEastAsia"/>
              <w:noProof/>
            </w:rPr>
          </w:pPr>
          <w:hyperlink w:anchor="_Toc344810201" w:history="1">
            <w:r w:rsidRPr="00017DDC">
              <w:rPr>
                <w:rStyle w:val="Hyperlink"/>
                <w:noProof/>
              </w:rPr>
              <w:t>iv.</w:t>
            </w:r>
            <w:r>
              <w:rPr>
                <w:rFonts w:eastAsiaTheme="minorEastAsia"/>
                <w:noProof/>
              </w:rPr>
              <w:tab/>
            </w:r>
            <w:r w:rsidRPr="00017DDC">
              <w:rPr>
                <w:rStyle w:val="Hyperlink"/>
                <w:noProof/>
              </w:rPr>
              <w:t>Collect Responses online</w:t>
            </w:r>
            <w:r>
              <w:rPr>
                <w:noProof/>
                <w:webHidden/>
              </w:rPr>
              <w:tab/>
            </w:r>
            <w:r>
              <w:rPr>
                <w:noProof/>
                <w:webHidden/>
              </w:rPr>
              <w:fldChar w:fldCharType="begin"/>
            </w:r>
            <w:r>
              <w:rPr>
                <w:noProof/>
                <w:webHidden/>
              </w:rPr>
              <w:instrText xml:space="preserve"> PAGEREF _Toc344810201 \h </w:instrText>
            </w:r>
            <w:r>
              <w:rPr>
                <w:noProof/>
                <w:webHidden/>
              </w:rPr>
            </w:r>
            <w:r>
              <w:rPr>
                <w:noProof/>
                <w:webHidden/>
              </w:rPr>
              <w:fldChar w:fldCharType="separate"/>
            </w:r>
            <w:r>
              <w:rPr>
                <w:noProof/>
                <w:webHidden/>
              </w:rPr>
              <w:t>32</w:t>
            </w:r>
            <w:r>
              <w:rPr>
                <w:noProof/>
                <w:webHidden/>
              </w:rPr>
              <w:fldChar w:fldCharType="end"/>
            </w:r>
          </w:hyperlink>
        </w:p>
        <w:p w:rsidR="00CC3D22" w:rsidRDefault="00CC3D22">
          <w:pPr>
            <w:pStyle w:val="TOC2"/>
            <w:rPr>
              <w:rFonts w:eastAsiaTheme="minorEastAsia"/>
              <w:noProof/>
            </w:rPr>
          </w:pPr>
          <w:hyperlink w:anchor="_Toc344810202" w:history="1">
            <w:r w:rsidRPr="00017DDC">
              <w:rPr>
                <w:rStyle w:val="Hyperlink"/>
                <w:noProof/>
              </w:rPr>
              <w:t>v.</w:t>
            </w:r>
            <w:r>
              <w:rPr>
                <w:rFonts w:eastAsiaTheme="minorEastAsia"/>
                <w:noProof/>
              </w:rPr>
              <w:tab/>
            </w:r>
            <w:r w:rsidRPr="00017DDC">
              <w:rPr>
                <w:rStyle w:val="Hyperlink"/>
                <w:noProof/>
              </w:rPr>
              <w:t>Create Duplicate of Published Assessment</w:t>
            </w:r>
            <w:r>
              <w:rPr>
                <w:noProof/>
                <w:webHidden/>
              </w:rPr>
              <w:tab/>
            </w:r>
            <w:r>
              <w:rPr>
                <w:noProof/>
                <w:webHidden/>
              </w:rPr>
              <w:fldChar w:fldCharType="begin"/>
            </w:r>
            <w:r>
              <w:rPr>
                <w:noProof/>
                <w:webHidden/>
              </w:rPr>
              <w:instrText xml:space="preserve"> PAGEREF _Toc344810202 \h </w:instrText>
            </w:r>
            <w:r>
              <w:rPr>
                <w:noProof/>
                <w:webHidden/>
              </w:rPr>
            </w:r>
            <w:r>
              <w:rPr>
                <w:noProof/>
                <w:webHidden/>
              </w:rPr>
              <w:fldChar w:fldCharType="separate"/>
            </w:r>
            <w:r>
              <w:rPr>
                <w:noProof/>
                <w:webHidden/>
              </w:rPr>
              <w:t>33</w:t>
            </w:r>
            <w:r>
              <w:rPr>
                <w:noProof/>
                <w:webHidden/>
              </w:rPr>
              <w:fldChar w:fldCharType="end"/>
            </w:r>
          </w:hyperlink>
        </w:p>
        <w:p w:rsidR="00CC3D22" w:rsidRDefault="00CC3D22">
          <w:pPr>
            <w:pStyle w:val="TOC2"/>
            <w:rPr>
              <w:rFonts w:eastAsiaTheme="minorEastAsia"/>
              <w:noProof/>
            </w:rPr>
          </w:pPr>
          <w:hyperlink w:anchor="_Toc344810203" w:history="1">
            <w:r w:rsidRPr="00017DDC">
              <w:rPr>
                <w:rStyle w:val="Hyperlink"/>
                <w:noProof/>
              </w:rPr>
              <w:t>vi.</w:t>
            </w:r>
            <w:r>
              <w:rPr>
                <w:rFonts w:eastAsiaTheme="minorEastAsia"/>
                <w:noProof/>
              </w:rPr>
              <w:tab/>
            </w:r>
            <w:r w:rsidRPr="00017DDC">
              <w:rPr>
                <w:rStyle w:val="Hyperlink"/>
                <w:noProof/>
              </w:rPr>
              <w:t>Allow Specific users to collect response</w:t>
            </w:r>
            <w:r>
              <w:rPr>
                <w:noProof/>
                <w:webHidden/>
              </w:rPr>
              <w:tab/>
            </w:r>
            <w:r>
              <w:rPr>
                <w:noProof/>
                <w:webHidden/>
              </w:rPr>
              <w:fldChar w:fldCharType="begin"/>
            </w:r>
            <w:r>
              <w:rPr>
                <w:noProof/>
                <w:webHidden/>
              </w:rPr>
              <w:instrText xml:space="preserve"> PAGEREF _Toc344810203 \h </w:instrText>
            </w:r>
            <w:r>
              <w:rPr>
                <w:noProof/>
                <w:webHidden/>
              </w:rPr>
            </w:r>
            <w:r>
              <w:rPr>
                <w:noProof/>
                <w:webHidden/>
              </w:rPr>
              <w:fldChar w:fldCharType="separate"/>
            </w:r>
            <w:r>
              <w:rPr>
                <w:noProof/>
                <w:webHidden/>
              </w:rPr>
              <w:t>34</w:t>
            </w:r>
            <w:r>
              <w:rPr>
                <w:noProof/>
                <w:webHidden/>
              </w:rPr>
              <w:fldChar w:fldCharType="end"/>
            </w:r>
          </w:hyperlink>
        </w:p>
        <w:p w:rsidR="00CC3D22" w:rsidRDefault="00CC3D22">
          <w:pPr>
            <w:pStyle w:val="TOC2"/>
            <w:rPr>
              <w:rFonts w:eastAsiaTheme="minorEastAsia"/>
              <w:noProof/>
            </w:rPr>
          </w:pPr>
          <w:hyperlink w:anchor="_Toc344810204" w:history="1">
            <w:r w:rsidRPr="00017DDC">
              <w:rPr>
                <w:rStyle w:val="Hyperlink"/>
                <w:noProof/>
              </w:rPr>
              <w:t>vii.</w:t>
            </w:r>
            <w:r>
              <w:rPr>
                <w:rFonts w:eastAsiaTheme="minorEastAsia"/>
                <w:noProof/>
              </w:rPr>
              <w:tab/>
            </w:r>
            <w:r w:rsidRPr="00017DDC">
              <w:rPr>
                <w:rStyle w:val="Hyperlink"/>
                <w:noProof/>
              </w:rPr>
              <w:t>Allow specific users for Data Cleaning</w:t>
            </w:r>
            <w:r>
              <w:rPr>
                <w:noProof/>
                <w:webHidden/>
              </w:rPr>
              <w:tab/>
            </w:r>
            <w:r>
              <w:rPr>
                <w:noProof/>
                <w:webHidden/>
              </w:rPr>
              <w:fldChar w:fldCharType="begin"/>
            </w:r>
            <w:r>
              <w:rPr>
                <w:noProof/>
                <w:webHidden/>
              </w:rPr>
              <w:instrText xml:space="preserve"> PAGEREF _Toc344810204 \h </w:instrText>
            </w:r>
            <w:r>
              <w:rPr>
                <w:noProof/>
                <w:webHidden/>
              </w:rPr>
            </w:r>
            <w:r>
              <w:rPr>
                <w:noProof/>
                <w:webHidden/>
              </w:rPr>
              <w:fldChar w:fldCharType="separate"/>
            </w:r>
            <w:r>
              <w:rPr>
                <w:noProof/>
                <w:webHidden/>
              </w:rPr>
              <w:t>35</w:t>
            </w:r>
            <w:r>
              <w:rPr>
                <w:noProof/>
                <w:webHidden/>
              </w:rPr>
              <w:fldChar w:fldCharType="end"/>
            </w:r>
          </w:hyperlink>
        </w:p>
        <w:p w:rsidR="00CC3D22" w:rsidRDefault="00CC3D22">
          <w:pPr>
            <w:pStyle w:val="TOC2"/>
            <w:rPr>
              <w:rFonts w:eastAsiaTheme="minorEastAsia"/>
              <w:noProof/>
            </w:rPr>
          </w:pPr>
          <w:hyperlink w:anchor="_Toc344810205" w:history="1">
            <w:r w:rsidRPr="00017DDC">
              <w:rPr>
                <w:rStyle w:val="Hyperlink"/>
                <w:noProof/>
              </w:rPr>
              <w:t>viii.</w:t>
            </w:r>
            <w:r>
              <w:rPr>
                <w:rFonts w:eastAsiaTheme="minorEastAsia"/>
                <w:noProof/>
              </w:rPr>
              <w:tab/>
            </w:r>
            <w:r w:rsidRPr="00017DDC">
              <w:rPr>
                <w:rStyle w:val="Hyperlink"/>
                <w:noProof/>
              </w:rPr>
              <w:t>Allow Smart phone Collection</w:t>
            </w:r>
            <w:r>
              <w:rPr>
                <w:noProof/>
                <w:webHidden/>
              </w:rPr>
              <w:tab/>
            </w:r>
            <w:r>
              <w:rPr>
                <w:noProof/>
                <w:webHidden/>
              </w:rPr>
              <w:fldChar w:fldCharType="begin"/>
            </w:r>
            <w:r>
              <w:rPr>
                <w:noProof/>
                <w:webHidden/>
              </w:rPr>
              <w:instrText xml:space="preserve"> PAGEREF _Toc344810205 \h </w:instrText>
            </w:r>
            <w:r>
              <w:rPr>
                <w:noProof/>
                <w:webHidden/>
              </w:rPr>
            </w:r>
            <w:r>
              <w:rPr>
                <w:noProof/>
                <w:webHidden/>
              </w:rPr>
              <w:fldChar w:fldCharType="separate"/>
            </w:r>
            <w:r>
              <w:rPr>
                <w:noProof/>
                <w:webHidden/>
              </w:rPr>
              <w:t>35</w:t>
            </w:r>
            <w:r>
              <w:rPr>
                <w:noProof/>
                <w:webHidden/>
              </w:rPr>
              <w:fldChar w:fldCharType="end"/>
            </w:r>
          </w:hyperlink>
        </w:p>
        <w:p w:rsidR="00CC3D22" w:rsidRDefault="00CC3D22">
          <w:pPr>
            <w:pStyle w:val="TOC2"/>
            <w:rPr>
              <w:rFonts w:eastAsiaTheme="minorEastAsia"/>
              <w:noProof/>
            </w:rPr>
          </w:pPr>
          <w:hyperlink w:anchor="_Toc344810206" w:history="1">
            <w:r w:rsidRPr="00017DDC">
              <w:rPr>
                <w:rStyle w:val="Hyperlink"/>
                <w:noProof/>
              </w:rPr>
              <w:t>ix.</w:t>
            </w:r>
            <w:r>
              <w:rPr>
                <w:rFonts w:eastAsiaTheme="minorEastAsia"/>
                <w:noProof/>
              </w:rPr>
              <w:tab/>
            </w:r>
            <w:r w:rsidRPr="00017DDC">
              <w:rPr>
                <w:rStyle w:val="Hyperlink"/>
                <w:noProof/>
              </w:rPr>
              <w:t>Add more users for data Collection from Collect</w:t>
            </w:r>
            <w:r>
              <w:rPr>
                <w:noProof/>
                <w:webHidden/>
              </w:rPr>
              <w:tab/>
            </w:r>
            <w:r>
              <w:rPr>
                <w:noProof/>
                <w:webHidden/>
              </w:rPr>
              <w:fldChar w:fldCharType="begin"/>
            </w:r>
            <w:r>
              <w:rPr>
                <w:noProof/>
                <w:webHidden/>
              </w:rPr>
              <w:instrText xml:space="preserve"> PAGEREF _Toc344810206 \h </w:instrText>
            </w:r>
            <w:r>
              <w:rPr>
                <w:noProof/>
                <w:webHidden/>
              </w:rPr>
            </w:r>
            <w:r>
              <w:rPr>
                <w:noProof/>
                <w:webHidden/>
              </w:rPr>
              <w:fldChar w:fldCharType="separate"/>
            </w:r>
            <w:r>
              <w:rPr>
                <w:noProof/>
                <w:webHidden/>
              </w:rPr>
              <w:t>35</w:t>
            </w:r>
            <w:r>
              <w:rPr>
                <w:noProof/>
                <w:webHidden/>
              </w:rPr>
              <w:fldChar w:fldCharType="end"/>
            </w:r>
          </w:hyperlink>
        </w:p>
        <w:p w:rsidR="00CC3D22" w:rsidRDefault="00CC3D22">
          <w:pPr>
            <w:pStyle w:val="TOC2"/>
            <w:rPr>
              <w:rFonts w:eastAsiaTheme="minorEastAsia"/>
              <w:noProof/>
            </w:rPr>
          </w:pPr>
          <w:hyperlink w:anchor="_Toc344810207" w:history="1">
            <w:r w:rsidRPr="00017DDC">
              <w:rPr>
                <w:rStyle w:val="Hyperlink"/>
                <w:noProof/>
              </w:rPr>
              <w:t>x.</w:t>
            </w:r>
            <w:r>
              <w:rPr>
                <w:rFonts w:eastAsiaTheme="minorEastAsia"/>
                <w:noProof/>
              </w:rPr>
              <w:tab/>
            </w:r>
            <w:r w:rsidRPr="00017DDC">
              <w:rPr>
                <w:rStyle w:val="Hyperlink"/>
                <w:noProof/>
              </w:rPr>
              <w:t>Send Assessment to anonymous user to collect response</w:t>
            </w:r>
            <w:r>
              <w:rPr>
                <w:noProof/>
                <w:webHidden/>
              </w:rPr>
              <w:tab/>
            </w:r>
            <w:r>
              <w:rPr>
                <w:noProof/>
                <w:webHidden/>
              </w:rPr>
              <w:fldChar w:fldCharType="begin"/>
            </w:r>
            <w:r>
              <w:rPr>
                <w:noProof/>
                <w:webHidden/>
              </w:rPr>
              <w:instrText xml:space="preserve"> PAGEREF _Toc344810207 \h </w:instrText>
            </w:r>
            <w:r>
              <w:rPr>
                <w:noProof/>
                <w:webHidden/>
              </w:rPr>
            </w:r>
            <w:r>
              <w:rPr>
                <w:noProof/>
                <w:webHidden/>
              </w:rPr>
              <w:fldChar w:fldCharType="separate"/>
            </w:r>
            <w:r>
              <w:rPr>
                <w:noProof/>
                <w:webHidden/>
              </w:rPr>
              <w:t>36</w:t>
            </w:r>
            <w:r>
              <w:rPr>
                <w:noProof/>
                <w:webHidden/>
              </w:rPr>
              <w:fldChar w:fldCharType="end"/>
            </w:r>
          </w:hyperlink>
        </w:p>
        <w:p w:rsidR="00CC3D22" w:rsidRDefault="00CC3D22">
          <w:pPr>
            <w:pStyle w:val="TOC2"/>
            <w:rPr>
              <w:rFonts w:eastAsiaTheme="minorEastAsia"/>
              <w:noProof/>
            </w:rPr>
          </w:pPr>
          <w:hyperlink w:anchor="_Toc344810208" w:history="1">
            <w:r w:rsidRPr="00017DDC">
              <w:rPr>
                <w:rStyle w:val="Hyperlink"/>
                <w:noProof/>
              </w:rPr>
              <w:t>xi.</w:t>
            </w:r>
            <w:r>
              <w:rPr>
                <w:rFonts w:eastAsiaTheme="minorEastAsia"/>
                <w:noProof/>
              </w:rPr>
              <w:tab/>
            </w:r>
            <w:r w:rsidRPr="00017DDC">
              <w:rPr>
                <w:rStyle w:val="Hyperlink"/>
                <w:noProof/>
              </w:rPr>
              <w:t>Attach Assessment web link on your website</w:t>
            </w:r>
            <w:r>
              <w:rPr>
                <w:noProof/>
                <w:webHidden/>
              </w:rPr>
              <w:tab/>
            </w:r>
            <w:r>
              <w:rPr>
                <w:noProof/>
                <w:webHidden/>
              </w:rPr>
              <w:fldChar w:fldCharType="begin"/>
            </w:r>
            <w:r>
              <w:rPr>
                <w:noProof/>
                <w:webHidden/>
              </w:rPr>
              <w:instrText xml:space="preserve"> PAGEREF _Toc344810208 \h </w:instrText>
            </w:r>
            <w:r>
              <w:rPr>
                <w:noProof/>
                <w:webHidden/>
              </w:rPr>
            </w:r>
            <w:r>
              <w:rPr>
                <w:noProof/>
                <w:webHidden/>
              </w:rPr>
              <w:fldChar w:fldCharType="separate"/>
            </w:r>
            <w:r>
              <w:rPr>
                <w:noProof/>
                <w:webHidden/>
              </w:rPr>
              <w:t>36</w:t>
            </w:r>
            <w:r>
              <w:rPr>
                <w:noProof/>
                <w:webHidden/>
              </w:rPr>
              <w:fldChar w:fldCharType="end"/>
            </w:r>
          </w:hyperlink>
        </w:p>
        <w:p w:rsidR="00CC3D22" w:rsidRDefault="00CC3D22">
          <w:pPr>
            <w:pStyle w:val="TOC2"/>
            <w:rPr>
              <w:rFonts w:eastAsiaTheme="minorEastAsia"/>
              <w:noProof/>
            </w:rPr>
          </w:pPr>
          <w:hyperlink w:anchor="_Toc344810209" w:history="1">
            <w:r w:rsidRPr="00017DDC">
              <w:rPr>
                <w:rStyle w:val="Hyperlink"/>
                <w:noProof/>
              </w:rPr>
              <w:t>xii.</w:t>
            </w:r>
            <w:r>
              <w:rPr>
                <w:rFonts w:eastAsiaTheme="minorEastAsia"/>
                <w:noProof/>
              </w:rPr>
              <w:tab/>
            </w:r>
            <w:r w:rsidRPr="00017DDC">
              <w:rPr>
                <w:rStyle w:val="Hyperlink"/>
                <w:noProof/>
              </w:rPr>
              <w:t>Delete Assessment</w:t>
            </w:r>
            <w:r>
              <w:rPr>
                <w:noProof/>
                <w:webHidden/>
              </w:rPr>
              <w:tab/>
            </w:r>
            <w:r>
              <w:rPr>
                <w:noProof/>
                <w:webHidden/>
              </w:rPr>
              <w:fldChar w:fldCharType="begin"/>
            </w:r>
            <w:r>
              <w:rPr>
                <w:noProof/>
                <w:webHidden/>
              </w:rPr>
              <w:instrText xml:space="preserve"> PAGEREF _Toc344810209 \h </w:instrText>
            </w:r>
            <w:r>
              <w:rPr>
                <w:noProof/>
                <w:webHidden/>
              </w:rPr>
            </w:r>
            <w:r>
              <w:rPr>
                <w:noProof/>
                <w:webHidden/>
              </w:rPr>
              <w:fldChar w:fldCharType="separate"/>
            </w:r>
            <w:r>
              <w:rPr>
                <w:noProof/>
                <w:webHidden/>
              </w:rPr>
              <w:t>37</w:t>
            </w:r>
            <w:r>
              <w:rPr>
                <w:noProof/>
                <w:webHidden/>
              </w:rPr>
              <w:fldChar w:fldCharType="end"/>
            </w:r>
          </w:hyperlink>
        </w:p>
        <w:p w:rsidR="00CC3D22" w:rsidRDefault="00CC3D22">
          <w:pPr>
            <w:pStyle w:val="TOC1"/>
            <w:tabs>
              <w:tab w:val="left" w:pos="440"/>
              <w:tab w:val="right" w:leader="dot" w:pos="9450"/>
            </w:tabs>
            <w:rPr>
              <w:rFonts w:eastAsiaTheme="minorEastAsia"/>
              <w:noProof/>
            </w:rPr>
          </w:pPr>
          <w:hyperlink w:anchor="_Toc344810210" w:history="1">
            <w:r w:rsidRPr="00017DDC">
              <w:rPr>
                <w:rStyle w:val="Hyperlink"/>
                <w:noProof/>
              </w:rPr>
              <w:t>5.</w:t>
            </w:r>
            <w:r>
              <w:rPr>
                <w:rFonts w:eastAsiaTheme="minorEastAsia"/>
                <w:noProof/>
              </w:rPr>
              <w:tab/>
            </w:r>
            <w:r w:rsidRPr="00017DDC">
              <w:rPr>
                <w:rStyle w:val="Hyperlink"/>
                <w:noProof/>
              </w:rPr>
              <w:t>Collect via Smart Phones (Android)</w:t>
            </w:r>
            <w:r>
              <w:rPr>
                <w:noProof/>
                <w:webHidden/>
              </w:rPr>
              <w:tab/>
            </w:r>
            <w:r>
              <w:rPr>
                <w:noProof/>
                <w:webHidden/>
              </w:rPr>
              <w:fldChar w:fldCharType="begin"/>
            </w:r>
            <w:r>
              <w:rPr>
                <w:noProof/>
                <w:webHidden/>
              </w:rPr>
              <w:instrText xml:space="preserve"> PAGEREF _Toc344810210 \h </w:instrText>
            </w:r>
            <w:r>
              <w:rPr>
                <w:noProof/>
                <w:webHidden/>
              </w:rPr>
            </w:r>
            <w:r>
              <w:rPr>
                <w:noProof/>
                <w:webHidden/>
              </w:rPr>
              <w:fldChar w:fldCharType="separate"/>
            </w:r>
            <w:r>
              <w:rPr>
                <w:noProof/>
                <w:webHidden/>
              </w:rPr>
              <w:t>37</w:t>
            </w:r>
            <w:r>
              <w:rPr>
                <w:noProof/>
                <w:webHidden/>
              </w:rPr>
              <w:fldChar w:fldCharType="end"/>
            </w:r>
          </w:hyperlink>
        </w:p>
        <w:p w:rsidR="00CC3D22" w:rsidRDefault="00CC3D22">
          <w:pPr>
            <w:pStyle w:val="TOC2"/>
            <w:rPr>
              <w:rFonts w:eastAsiaTheme="minorEastAsia"/>
              <w:noProof/>
            </w:rPr>
          </w:pPr>
          <w:hyperlink w:anchor="_Toc344810211" w:history="1">
            <w:r w:rsidRPr="00017DDC">
              <w:rPr>
                <w:rStyle w:val="Hyperlink"/>
                <w:noProof/>
              </w:rPr>
              <w:t>i.</w:t>
            </w:r>
            <w:r>
              <w:rPr>
                <w:rFonts w:eastAsiaTheme="minorEastAsia"/>
                <w:noProof/>
              </w:rPr>
              <w:tab/>
            </w:r>
            <w:r w:rsidRPr="00017DDC">
              <w:rPr>
                <w:rStyle w:val="Hyperlink"/>
                <w:noProof/>
              </w:rPr>
              <w:t>Download and install GoAssess</w:t>
            </w:r>
            <w:r>
              <w:rPr>
                <w:noProof/>
                <w:webHidden/>
              </w:rPr>
              <w:tab/>
            </w:r>
            <w:r>
              <w:rPr>
                <w:noProof/>
                <w:webHidden/>
              </w:rPr>
              <w:fldChar w:fldCharType="begin"/>
            </w:r>
            <w:r>
              <w:rPr>
                <w:noProof/>
                <w:webHidden/>
              </w:rPr>
              <w:instrText xml:space="preserve"> PAGEREF _Toc344810211 \h </w:instrText>
            </w:r>
            <w:r>
              <w:rPr>
                <w:noProof/>
                <w:webHidden/>
              </w:rPr>
            </w:r>
            <w:r>
              <w:rPr>
                <w:noProof/>
                <w:webHidden/>
              </w:rPr>
              <w:fldChar w:fldCharType="separate"/>
            </w:r>
            <w:r>
              <w:rPr>
                <w:noProof/>
                <w:webHidden/>
              </w:rPr>
              <w:t>37</w:t>
            </w:r>
            <w:r>
              <w:rPr>
                <w:noProof/>
                <w:webHidden/>
              </w:rPr>
              <w:fldChar w:fldCharType="end"/>
            </w:r>
          </w:hyperlink>
        </w:p>
        <w:p w:rsidR="00CC3D22" w:rsidRDefault="00CC3D22">
          <w:pPr>
            <w:pStyle w:val="TOC2"/>
            <w:rPr>
              <w:rFonts w:eastAsiaTheme="minorEastAsia"/>
              <w:noProof/>
            </w:rPr>
          </w:pPr>
          <w:hyperlink w:anchor="_Toc344810212" w:history="1">
            <w:r w:rsidRPr="00017DDC">
              <w:rPr>
                <w:rStyle w:val="Hyperlink"/>
                <w:noProof/>
              </w:rPr>
              <w:t>ii.</w:t>
            </w:r>
            <w:r>
              <w:rPr>
                <w:rFonts w:eastAsiaTheme="minorEastAsia"/>
                <w:noProof/>
              </w:rPr>
              <w:tab/>
            </w:r>
            <w:r w:rsidRPr="00017DDC">
              <w:rPr>
                <w:rStyle w:val="Hyperlink"/>
                <w:noProof/>
              </w:rPr>
              <w:t>Get from Server</w:t>
            </w:r>
            <w:r>
              <w:rPr>
                <w:noProof/>
                <w:webHidden/>
              </w:rPr>
              <w:tab/>
            </w:r>
            <w:r>
              <w:rPr>
                <w:noProof/>
                <w:webHidden/>
              </w:rPr>
              <w:fldChar w:fldCharType="begin"/>
            </w:r>
            <w:r>
              <w:rPr>
                <w:noProof/>
                <w:webHidden/>
              </w:rPr>
              <w:instrText xml:space="preserve"> PAGEREF _Toc344810212 \h </w:instrText>
            </w:r>
            <w:r>
              <w:rPr>
                <w:noProof/>
                <w:webHidden/>
              </w:rPr>
            </w:r>
            <w:r>
              <w:rPr>
                <w:noProof/>
                <w:webHidden/>
              </w:rPr>
              <w:fldChar w:fldCharType="separate"/>
            </w:r>
            <w:r>
              <w:rPr>
                <w:noProof/>
                <w:webHidden/>
              </w:rPr>
              <w:t>37</w:t>
            </w:r>
            <w:r>
              <w:rPr>
                <w:noProof/>
                <w:webHidden/>
              </w:rPr>
              <w:fldChar w:fldCharType="end"/>
            </w:r>
          </w:hyperlink>
        </w:p>
        <w:p w:rsidR="00CC3D22" w:rsidRDefault="00CC3D22">
          <w:pPr>
            <w:pStyle w:val="TOC2"/>
            <w:rPr>
              <w:rFonts w:eastAsiaTheme="minorEastAsia"/>
              <w:noProof/>
            </w:rPr>
          </w:pPr>
          <w:hyperlink w:anchor="_Toc344810213" w:history="1">
            <w:r w:rsidRPr="00017DDC">
              <w:rPr>
                <w:rStyle w:val="Hyperlink"/>
                <w:noProof/>
              </w:rPr>
              <w:t>iii.</w:t>
            </w:r>
            <w:r>
              <w:rPr>
                <w:rFonts w:eastAsiaTheme="minorEastAsia"/>
                <w:noProof/>
              </w:rPr>
              <w:tab/>
            </w:r>
            <w:r w:rsidRPr="00017DDC">
              <w:rPr>
                <w:rStyle w:val="Hyperlink"/>
                <w:noProof/>
              </w:rPr>
              <w:t>Start survey</w:t>
            </w:r>
            <w:r>
              <w:rPr>
                <w:noProof/>
                <w:webHidden/>
              </w:rPr>
              <w:tab/>
            </w:r>
            <w:r>
              <w:rPr>
                <w:noProof/>
                <w:webHidden/>
              </w:rPr>
              <w:fldChar w:fldCharType="begin"/>
            </w:r>
            <w:r>
              <w:rPr>
                <w:noProof/>
                <w:webHidden/>
              </w:rPr>
              <w:instrText xml:space="preserve"> PAGEREF _Toc344810213 \h </w:instrText>
            </w:r>
            <w:r>
              <w:rPr>
                <w:noProof/>
                <w:webHidden/>
              </w:rPr>
            </w:r>
            <w:r>
              <w:rPr>
                <w:noProof/>
                <w:webHidden/>
              </w:rPr>
              <w:fldChar w:fldCharType="separate"/>
            </w:r>
            <w:r>
              <w:rPr>
                <w:noProof/>
                <w:webHidden/>
              </w:rPr>
              <w:t>37</w:t>
            </w:r>
            <w:r>
              <w:rPr>
                <w:noProof/>
                <w:webHidden/>
              </w:rPr>
              <w:fldChar w:fldCharType="end"/>
            </w:r>
          </w:hyperlink>
        </w:p>
        <w:p w:rsidR="00CC3D22" w:rsidRDefault="00CC3D22">
          <w:pPr>
            <w:pStyle w:val="TOC2"/>
            <w:rPr>
              <w:rFonts w:eastAsiaTheme="minorEastAsia"/>
              <w:noProof/>
            </w:rPr>
          </w:pPr>
          <w:hyperlink w:anchor="_Toc344810214" w:history="1">
            <w:r w:rsidRPr="00017DDC">
              <w:rPr>
                <w:rStyle w:val="Hyperlink"/>
                <w:noProof/>
              </w:rPr>
              <w:t>iv.</w:t>
            </w:r>
            <w:r>
              <w:rPr>
                <w:rFonts w:eastAsiaTheme="minorEastAsia"/>
                <w:noProof/>
              </w:rPr>
              <w:tab/>
            </w:r>
            <w:r w:rsidRPr="00017DDC">
              <w:rPr>
                <w:rStyle w:val="Hyperlink"/>
                <w:noProof/>
              </w:rPr>
              <w:t>Send to Server</w:t>
            </w:r>
            <w:r>
              <w:rPr>
                <w:noProof/>
                <w:webHidden/>
              </w:rPr>
              <w:tab/>
            </w:r>
            <w:r>
              <w:rPr>
                <w:noProof/>
                <w:webHidden/>
              </w:rPr>
              <w:fldChar w:fldCharType="begin"/>
            </w:r>
            <w:r>
              <w:rPr>
                <w:noProof/>
                <w:webHidden/>
              </w:rPr>
              <w:instrText xml:space="preserve"> PAGEREF _Toc344810214 \h </w:instrText>
            </w:r>
            <w:r>
              <w:rPr>
                <w:noProof/>
                <w:webHidden/>
              </w:rPr>
            </w:r>
            <w:r>
              <w:rPr>
                <w:noProof/>
                <w:webHidden/>
              </w:rPr>
              <w:fldChar w:fldCharType="separate"/>
            </w:r>
            <w:r>
              <w:rPr>
                <w:noProof/>
                <w:webHidden/>
              </w:rPr>
              <w:t>37</w:t>
            </w:r>
            <w:r>
              <w:rPr>
                <w:noProof/>
                <w:webHidden/>
              </w:rPr>
              <w:fldChar w:fldCharType="end"/>
            </w:r>
          </w:hyperlink>
        </w:p>
        <w:p w:rsidR="00CC3D22" w:rsidRDefault="00CC3D22">
          <w:pPr>
            <w:pStyle w:val="TOC1"/>
            <w:tabs>
              <w:tab w:val="left" w:pos="440"/>
              <w:tab w:val="right" w:leader="dot" w:pos="9450"/>
            </w:tabs>
            <w:rPr>
              <w:rFonts w:eastAsiaTheme="minorEastAsia"/>
              <w:noProof/>
            </w:rPr>
          </w:pPr>
          <w:hyperlink w:anchor="_Toc344810215" w:history="1">
            <w:r w:rsidRPr="00017DDC">
              <w:rPr>
                <w:rStyle w:val="Hyperlink"/>
                <w:noProof/>
              </w:rPr>
              <w:t>6.</w:t>
            </w:r>
            <w:r>
              <w:rPr>
                <w:rFonts w:eastAsiaTheme="minorEastAsia"/>
                <w:noProof/>
              </w:rPr>
              <w:tab/>
            </w:r>
            <w:r w:rsidRPr="00017DDC">
              <w:rPr>
                <w:rStyle w:val="Hyperlink"/>
                <w:noProof/>
              </w:rPr>
              <w:t>Data Cleaning</w:t>
            </w:r>
            <w:r>
              <w:rPr>
                <w:noProof/>
                <w:webHidden/>
              </w:rPr>
              <w:tab/>
            </w:r>
            <w:r>
              <w:rPr>
                <w:noProof/>
                <w:webHidden/>
              </w:rPr>
              <w:fldChar w:fldCharType="begin"/>
            </w:r>
            <w:r>
              <w:rPr>
                <w:noProof/>
                <w:webHidden/>
              </w:rPr>
              <w:instrText xml:space="preserve"> PAGEREF _Toc344810215 \h </w:instrText>
            </w:r>
            <w:r>
              <w:rPr>
                <w:noProof/>
                <w:webHidden/>
              </w:rPr>
            </w:r>
            <w:r>
              <w:rPr>
                <w:noProof/>
                <w:webHidden/>
              </w:rPr>
              <w:fldChar w:fldCharType="separate"/>
            </w:r>
            <w:r>
              <w:rPr>
                <w:noProof/>
                <w:webHidden/>
              </w:rPr>
              <w:t>38</w:t>
            </w:r>
            <w:r>
              <w:rPr>
                <w:noProof/>
                <w:webHidden/>
              </w:rPr>
              <w:fldChar w:fldCharType="end"/>
            </w:r>
          </w:hyperlink>
        </w:p>
        <w:p w:rsidR="00CC3D22" w:rsidRDefault="00CC3D22">
          <w:pPr>
            <w:pStyle w:val="TOC2"/>
            <w:rPr>
              <w:rFonts w:eastAsiaTheme="minorEastAsia"/>
              <w:noProof/>
            </w:rPr>
          </w:pPr>
          <w:hyperlink w:anchor="_Toc344810216" w:history="1">
            <w:r w:rsidRPr="00017DDC">
              <w:rPr>
                <w:rStyle w:val="Hyperlink"/>
                <w:noProof/>
              </w:rPr>
              <w:t>i.</w:t>
            </w:r>
            <w:r>
              <w:rPr>
                <w:rFonts w:eastAsiaTheme="minorEastAsia"/>
                <w:noProof/>
              </w:rPr>
              <w:tab/>
            </w:r>
            <w:r w:rsidRPr="00017DDC">
              <w:rPr>
                <w:rStyle w:val="Hyperlink"/>
                <w:noProof/>
              </w:rPr>
              <w:t>Search assessment for Cleaning</w:t>
            </w:r>
            <w:r>
              <w:rPr>
                <w:noProof/>
                <w:webHidden/>
              </w:rPr>
              <w:tab/>
            </w:r>
            <w:r>
              <w:rPr>
                <w:noProof/>
                <w:webHidden/>
              </w:rPr>
              <w:fldChar w:fldCharType="begin"/>
            </w:r>
            <w:r>
              <w:rPr>
                <w:noProof/>
                <w:webHidden/>
              </w:rPr>
              <w:instrText xml:space="preserve"> PAGEREF _Toc344810216 \h </w:instrText>
            </w:r>
            <w:r>
              <w:rPr>
                <w:noProof/>
                <w:webHidden/>
              </w:rPr>
            </w:r>
            <w:r>
              <w:rPr>
                <w:noProof/>
                <w:webHidden/>
              </w:rPr>
              <w:fldChar w:fldCharType="separate"/>
            </w:r>
            <w:r>
              <w:rPr>
                <w:noProof/>
                <w:webHidden/>
              </w:rPr>
              <w:t>39</w:t>
            </w:r>
            <w:r>
              <w:rPr>
                <w:noProof/>
                <w:webHidden/>
              </w:rPr>
              <w:fldChar w:fldCharType="end"/>
            </w:r>
          </w:hyperlink>
        </w:p>
        <w:p w:rsidR="00CC3D22" w:rsidRDefault="00CC3D22">
          <w:pPr>
            <w:pStyle w:val="TOC2"/>
            <w:rPr>
              <w:rFonts w:eastAsiaTheme="minorEastAsia"/>
              <w:noProof/>
            </w:rPr>
          </w:pPr>
          <w:hyperlink w:anchor="_Toc344810217" w:history="1">
            <w:r w:rsidRPr="00017DDC">
              <w:rPr>
                <w:rStyle w:val="Hyperlink"/>
                <w:noProof/>
              </w:rPr>
              <w:t>ii.</w:t>
            </w:r>
            <w:r>
              <w:rPr>
                <w:rFonts w:eastAsiaTheme="minorEastAsia"/>
                <w:noProof/>
              </w:rPr>
              <w:tab/>
            </w:r>
            <w:r w:rsidRPr="00017DDC">
              <w:rPr>
                <w:rStyle w:val="Hyperlink"/>
                <w:noProof/>
              </w:rPr>
              <w:t>Verify Response</w:t>
            </w:r>
            <w:r>
              <w:rPr>
                <w:noProof/>
                <w:webHidden/>
              </w:rPr>
              <w:tab/>
            </w:r>
            <w:r>
              <w:rPr>
                <w:noProof/>
                <w:webHidden/>
              </w:rPr>
              <w:fldChar w:fldCharType="begin"/>
            </w:r>
            <w:r>
              <w:rPr>
                <w:noProof/>
                <w:webHidden/>
              </w:rPr>
              <w:instrText xml:space="preserve"> PAGEREF _Toc344810217 \h </w:instrText>
            </w:r>
            <w:r>
              <w:rPr>
                <w:noProof/>
                <w:webHidden/>
              </w:rPr>
            </w:r>
            <w:r>
              <w:rPr>
                <w:noProof/>
                <w:webHidden/>
              </w:rPr>
              <w:fldChar w:fldCharType="separate"/>
            </w:r>
            <w:r>
              <w:rPr>
                <w:noProof/>
                <w:webHidden/>
              </w:rPr>
              <w:t>40</w:t>
            </w:r>
            <w:r>
              <w:rPr>
                <w:noProof/>
                <w:webHidden/>
              </w:rPr>
              <w:fldChar w:fldCharType="end"/>
            </w:r>
          </w:hyperlink>
        </w:p>
        <w:p w:rsidR="00CC3D22" w:rsidRDefault="00CC3D22">
          <w:pPr>
            <w:pStyle w:val="TOC2"/>
            <w:rPr>
              <w:rFonts w:eastAsiaTheme="minorEastAsia"/>
              <w:noProof/>
            </w:rPr>
          </w:pPr>
          <w:hyperlink w:anchor="_Toc344810218" w:history="1">
            <w:r w:rsidRPr="00017DDC">
              <w:rPr>
                <w:rStyle w:val="Hyperlink"/>
                <w:noProof/>
              </w:rPr>
              <w:t>iii.</w:t>
            </w:r>
            <w:r>
              <w:rPr>
                <w:rFonts w:eastAsiaTheme="minorEastAsia"/>
                <w:noProof/>
              </w:rPr>
              <w:tab/>
            </w:r>
            <w:r w:rsidRPr="00017DDC">
              <w:rPr>
                <w:rStyle w:val="Hyperlink"/>
                <w:noProof/>
              </w:rPr>
              <w:t>Approve Response</w:t>
            </w:r>
            <w:r>
              <w:rPr>
                <w:noProof/>
                <w:webHidden/>
              </w:rPr>
              <w:tab/>
            </w:r>
            <w:r>
              <w:rPr>
                <w:noProof/>
                <w:webHidden/>
              </w:rPr>
              <w:fldChar w:fldCharType="begin"/>
            </w:r>
            <w:r>
              <w:rPr>
                <w:noProof/>
                <w:webHidden/>
              </w:rPr>
              <w:instrText xml:space="preserve"> PAGEREF _Toc344810218 \h </w:instrText>
            </w:r>
            <w:r>
              <w:rPr>
                <w:noProof/>
                <w:webHidden/>
              </w:rPr>
            </w:r>
            <w:r>
              <w:rPr>
                <w:noProof/>
                <w:webHidden/>
              </w:rPr>
              <w:fldChar w:fldCharType="separate"/>
            </w:r>
            <w:r>
              <w:rPr>
                <w:noProof/>
                <w:webHidden/>
              </w:rPr>
              <w:t>41</w:t>
            </w:r>
            <w:r>
              <w:rPr>
                <w:noProof/>
                <w:webHidden/>
              </w:rPr>
              <w:fldChar w:fldCharType="end"/>
            </w:r>
          </w:hyperlink>
        </w:p>
        <w:p w:rsidR="00CC3D22" w:rsidRDefault="00CC3D22">
          <w:pPr>
            <w:pStyle w:val="TOC1"/>
            <w:tabs>
              <w:tab w:val="left" w:pos="440"/>
              <w:tab w:val="right" w:leader="dot" w:pos="9450"/>
            </w:tabs>
            <w:rPr>
              <w:rFonts w:eastAsiaTheme="minorEastAsia"/>
              <w:noProof/>
            </w:rPr>
          </w:pPr>
          <w:hyperlink w:anchor="_Toc344810219" w:history="1">
            <w:r w:rsidRPr="00017DDC">
              <w:rPr>
                <w:rStyle w:val="Hyperlink"/>
                <w:noProof/>
              </w:rPr>
              <w:t>7.</w:t>
            </w:r>
            <w:r>
              <w:rPr>
                <w:rFonts w:eastAsiaTheme="minorEastAsia"/>
                <w:noProof/>
              </w:rPr>
              <w:tab/>
            </w:r>
            <w:r w:rsidRPr="00017DDC">
              <w:rPr>
                <w:rStyle w:val="Hyperlink"/>
                <w:noProof/>
              </w:rPr>
              <w:t>Analyze results</w:t>
            </w:r>
            <w:r>
              <w:rPr>
                <w:noProof/>
                <w:webHidden/>
              </w:rPr>
              <w:tab/>
            </w:r>
            <w:r>
              <w:rPr>
                <w:noProof/>
                <w:webHidden/>
              </w:rPr>
              <w:fldChar w:fldCharType="begin"/>
            </w:r>
            <w:r>
              <w:rPr>
                <w:noProof/>
                <w:webHidden/>
              </w:rPr>
              <w:instrText xml:space="preserve"> PAGEREF _Toc344810219 \h </w:instrText>
            </w:r>
            <w:r>
              <w:rPr>
                <w:noProof/>
                <w:webHidden/>
              </w:rPr>
            </w:r>
            <w:r>
              <w:rPr>
                <w:noProof/>
                <w:webHidden/>
              </w:rPr>
              <w:fldChar w:fldCharType="separate"/>
            </w:r>
            <w:r>
              <w:rPr>
                <w:noProof/>
                <w:webHidden/>
              </w:rPr>
              <w:t>42</w:t>
            </w:r>
            <w:r>
              <w:rPr>
                <w:noProof/>
                <w:webHidden/>
              </w:rPr>
              <w:fldChar w:fldCharType="end"/>
            </w:r>
          </w:hyperlink>
        </w:p>
        <w:p w:rsidR="00CC3D22" w:rsidRDefault="00CC3D22">
          <w:pPr>
            <w:pStyle w:val="TOC2"/>
            <w:rPr>
              <w:rFonts w:eastAsiaTheme="minorEastAsia"/>
              <w:noProof/>
            </w:rPr>
          </w:pPr>
          <w:hyperlink w:anchor="_Toc344810220" w:history="1">
            <w:r w:rsidRPr="00017DDC">
              <w:rPr>
                <w:rStyle w:val="Hyperlink"/>
                <w:noProof/>
              </w:rPr>
              <w:t>i.</w:t>
            </w:r>
            <w:r>
              <w:rPr>
                <w:rFonts w:eastAsiaTheme="minorEastAsia"/>
                <w:noProof/>
              </w:rPr>
              <w:tab/>
            </w:r>
            <w:r w:rsidRPr="00017DDC">
              <w:rPr>
                <w:rStyle w:val="Hyperlink"/>
                <w:noProof/>
              </w:rPr>
              <w:t>Search an Assessment Report Analysis</w:t>
            </w:r>
            <w:r>
              <w:rPr>
                <w:noProof/>
                <w:webHidden/>
              </w:rPr>
              <w:tab/>
            </w:r>
            <w:r>
              <w:rPr>
                <w:noProof/>
                <w:webHidden/>
              </w:rPr>
              <w:fldChar w:fldCharType="begin"/>
            </w:r>
            <w:r>
              <w:rPr>
                <w:noProof/>
                <w:webHidden/>
              </w:rPr>
              <w:instrText xml:space="preserve"> PAGEREF _Toc344810220 \h </w:instrText>
            </w:r>
            <w:r>
              <w:rPr>
                <w:noProof/>
                <w:webHidden/>
              </w:rPr>
            </w:r>
            <w:r>
              <w:rPr>
                <w:noProof/>
                <w:webHidden/>
              </w:rPr>
              <w:fldChar w:fldCharType="separate"/>
            </w:r>
            <w:r>
              <w:rPr>
                <w:noProof/>
                <w:webHidden/>
              </w:rPr>
              <w:t>42</w:t>
            </w:r>
            <w:r>
              <w:rPr>
                <w:noProof/>
                <w:webHidden/>
              </w:rPr>
              <w:fldChar w:fldCharType="end"/>
            </w:r>
          </w:hyperlink>
        </w:p>
        <w:p w:rsidR="00CC3D22" w:rsidRDefault="00CC3D22">
          <w:pPr>
            <w:pStyle w:val="TOC2"/>
            <w:rPr>
              <w:rFonts w:eastAsiaTheme="minorEastAsia"/>
              <w:noProof/>
            </w:rPr>
          </w:pPr>
          <w:hyperlink w:anchor="_Toc344810221" w:history="1">
            <w:r w:rsidRPr="00017DDC">
              <w:rPr>
                <w:rStyle w:val="Hyperlink"/>
                <w:noProof/>
              </w:rPr>
              <w:t>ii.</w:t>
            </w:r>
            <w:r>
              <w:rPr>
                <w:rFonts w:eastAsiaTheme="minorEastAsia"/>
                <w:noProof/>
              </w:rPr>
              <w:tab/>
            </w:r>
            <w:r w:rsidRPr="00017DDC">
              <w:rPr>
                <w:rStyle w:val="Hyperlink"/>
                <w:noProof/>
              </w:rPr>
              <w:t>Report Summary</w:t>
            </w:r>
            <w:r>
              <w:rPr>
                <w:noProof/>
                <w:webHidden/>
              </w:rPr>
              <w:tab/>
            </w:r>
            <w:r>
              <w:rPr>
                <w:noProof/>
                <w:webHidden/>
              </w:rPr>
              <w:fldChar w:fldCharType="begin"/>
            </w:r>
            <w:r>
              <w:rPr>
                <w:noProof/>
                <w:webHidden/>
              </w:rPr>
              <w:instrText xml:space="preserve"> PAGEREF _Toc344810221 \h </w:instrText>
            </w:r>
            <w:r>
              <w:rPr>
                <w:noProof/>
                <w:webHidden/>
              </w:rPr>
            </w:r>
            <w:r>
              <w:rPr>
                <w:noProof/>
                <w:webHidden/>
              </w:rPr>
              <w:fldChar w:fldCharType="separate"/>
            </w:r>
            <w:r>
              <w:rPr>
                <w:noProof/>
                <w:webHidden/>
              </w:rPr>
              <w:t>43</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222" w:history="1">
            <w:r w:rsidRPr="00017DDC">
              <w:rPr>
                <w:rStyle w:val="Hyperlink"/>
                <w:noProof/>
              </w:rPr>
              <w:t>1.</w:t>
            </w:r>
            <w:r>
              <w:rPr>
                <w:rFonts w:eastAsiaTheme="minorEastAsia"/>
                <w:noProof/>
              </w:rPr>
              <w:tab/>
            </w:r>
            <w:r w:rsidRPr="00017DDC">
              <w:rPr>
                <w:rStyle w:val="Hyperlink"/>
                <w:noProof/>
              </w:rPr>
              <w:t>Summary Report Options</w:t>
            </w:r>
            <w:r>
              <w:rPr>
                <w:noProof/>
                <w:webHidden/>
              </w:rPr>
              <w:tab/>
            </w:r>
            <w:r>
              <w:rPr>
                <w:noProof/>
                <w:webHidden/>
              </w:rPr>
              <w:fldChar w:fldCharType="begin"/>
            </w:r>
            <w:r>
              <w:rPr>
                <w:noProof/>
                <w:webHidden/>
              </w:rPr>
              <w:instrText xml:space="preserve"> PAGEREF _Toc344810222 \h </w:instrText>
            </w:r>
            <w:r>
              <w:rPr>
                <w:noProof/>
                <w:webHidden/>
              </w:rPr>
            </w:r>
            <w:r>
              <w:rPr>
                <w:noProof/>
                <w:webHidden/>
              </w:rPr>
              <w:fldChar w:fldCharType="separate"/>
            </w:r>
            <w:r>
              <w:rPr>
                <w:noProof/>
                <w:webHidden/>
              </w:rPr>
              <w:t>44</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223" w:history="1">
            <w:r w:rsidRPr="00017DDC">
              <w:rPr>
                <w:rStyle w:val="Hyperlink"/>
                <w:noProof/>
              </w:rPr>
              <w:t>2.</w:t>
            </w:r>
            <w:r>
              <w:rPr>
                <w:rFonts w:eastAsiaTheme="minorEastAsia"/>
                <w:noProof/>
              </w:rPr>
              <w:tab/>
            </w:r>
            <w:r w:rsidRPr="00017DDC">
              <w:rPr>
                <w:rStyle w:val="Hyperlink"/>
                <w:noProof/>
              </w:rPr>
              <w:t>Report Summary Filter</w:t>
            </w:r>
            <w:r>
              <w:rPr>
                <w:noProof/>
                <w:webHidden/>
              </w:rPr>
              <w:tab/>
            </w:r>
            <w:r>
              <w:rPr>
                <w:noProof/>
                <w:webHidden/>
              </w:rPr>
              <w:fldChar w:fldCharType="begin"/>
            </w:r>
            <w:r>
              <w:rPr>
                <w:noProof/>
                <w:webHidden/>
              </w:rPr>
              <w:instrText xml:space="preserve"> PAGEREF _Toc344810223 \h </w:instrText>
            </w:r>
            <w:r>
              <w:rPr>
                <w:noProof/>
                <w:webHidden/>
              </w:rPr>
            </w:r>
            <w:r>
              <w:rPr>
                <w:noProof/>
                <w:webHidden/>
              </w:rPr>
              <w:fldChar w:fldCharType="separate"/>
            </w:r>
            <w:r>
              <w:rPr>
                <w:noProof/>
                <w:webHidden/>
              </w:rPr>
              <w:t>44</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224" w:history="1">
            <w:r w:rsidRPr="00017DDC">
              <w:rPr>
                <w:rStyle w:val="Hyperlink"/>
                <w:noProof/>
              </w:rPr>
              <w:t>3.</w:t>
            </w:r>
            <w:r>
              <w:rPr>
                <w:rFonts w:eastAsiaTheme="minorEastAsia"/>
                <w:noProof/>
              </w:rPr>
              <w:tab/>
            </w:r>
            <w:r w:rsidRPr="00017DDC">
              <w:rPr>
                <w:rStyle w:val="Hyperlink"/>
                <w:noProof/>
              </w:rPr>
              <w:t>Create Custom Report</w:t>
            </w:r>
            <w:r>
              <w:rPr>
                <w:noProof/>
                <w:webHidden/>
              </w:rPr>
              <w:tab/>
            </w:r>
            <w:r>
              <w:rPr>
                <w:noProof/>
                <w:webHidden/>
              </w:rPr>
              <w:fldChar w:fldCharType="begin"/>
            </w:r>
            <w:r>
              <w:rPr>
                <w:noProof/>
                <w:webHidden/>
              </w:rPr>
              <w:instrText xml:space="preserve"> PAGEREF _Toc344810224 \h </w:instrText>
            </w:r>
            <w:r>
              <w:rPr>
                <w:noProof/>
                <w:webHidden/>
              </w:rPr>
            </w:r>
            <w:r>
              <w:rPr>
                <w:noProof/>
                <w:webHidden/>
              </w:rPr>
              <w:fldChar w:fldCharType="separate"/>
            </w:r>
            <w:r>
              <w:rPr>
                <w:noProof/>
                <w:webHidden/>
              </w:rPr>
              <w:t>46</w:t>
            </w:r>
            <w:r>
              <w:rPr>
                <w:noProof/>
                <w:webHidden/>
              </w:rPr>
              <w:fldChar w:fldCharType="end"/>
            </w:r>
          </w:hyperlink>
        </w:p>
        <w:p w:rsidR="00CC3D22" w:rsidRDefault="00CC3D22">
          <w:pPr>
            <w:pStyle w:val="TOC2"/>
            <w:rPr>
              <w:rFonts w:eastAsiaTheme="minorEastAsia"/>
              <w:noProof/>
            </w:rPr>
          </w:pPr>
          <w:hyperlink w:anchor="_Toc344810225" w:history="1">
            <w:r w:rsidRPr="00017DDC">
              <w:rPr>
                <w:rStyle w:val="Hyperlink"/>
                <w:noProof/>
              </w:rPr>
              <w:t>iii.</w:t>
            </w:r>
            <w:r>
              <w:rPr>
                <w:rFonts w:eastAsiaTheme="minorEastAsia"/>
                <w:noProof/>
              </w:rPr>
              <w:tab/>
            </w:r>
            <w:r w:rsidRPr="00017DDC">
              <w:rPr>
                <w:rStyle w:val="Hyperlink"/>
                <w:noProof/>
              </w:rPr>
              <w:t>Detailed Analysis Report</w:t>
            </w:r>
            <w:r>
              <w:rPr>
                <w:noProof/>
                <w:webHidden/>
              </w:rPr>
              <w:tab/>
            </w:r>
            <w:r>
              <w:rPr>
                <w:noProof/>
                <w:webHidden/>
              </w:rPr>
              <w:fldChar w:fldCharType="begin"/>
            </w:r>
            <w:r>
              <w:rPr>
                <w:noProof/>
                <w:webHidden/>
              </w:rPr>
              <w:instrText xml:space="preserve"> PAGEREF _Toc344810225 \h </w:instrText>
            </w:r>
            <w:r>
              <w:rPr>
                <w:noProof/>
                <w:webHidden/>
              </w:rPr>
            </w:r>
            <w:r>
              <w:rPr>
                <w:noProof/>
                <w:webHidden/>
              </w:rPr>
              <w:fldChar w:fldCharType="separate"/>
            </w:r>
            <w:r>
              <w:rPr>
                <w:noProof/>
                <w:webHidden/>
              </w:rPr>
              <w:t>47</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226" w:history="1">
            <w:r w:rsidRPr="00017DDC">
              <w:rPr>
                <w:rStyle w:val="Hyperlink"/>
                <w:noProof/>
              </w:rPr>
              <w:t>1.</w:t>
            </w:r>
            <w:r>
              <w:rPr>
                <w:rFonts w:eastAsiaTheme="minorEastAsia"/>
                <w:noProof/>
              </w:rPr>
              <w:tab/>
            </w:r>
            <w:r w:rsidRPr="00017DDC">
              <w:rPr>
                <w:rStyle w:val="Hyperlink"/>
                <w:noProof/>
              </w:rPr>
              <w:t>Apply Filters</w:t>
            </w:r>
            <w:r>
              <w:rPr>
                <w:noProof/>
                <w:webHidden/>
              </w:rPr>
              <w:tab/>
            </w:r>
            <w:r>
              <w:rPr>
                <w:noProof/>
                <w:webHidden/>
              </w:rPr>
              <w:fldChar w:fldCharType="begin"/>
            </w:r>
            <w:r>
              <w:rPr>
                <w:noProof/>
                <w:webHidden/>
              </w:rPr>
              <w:instrText xml:space="preserve"> PAGEREF _Toc344810226 \h </w:instrText>
            </w:r>
            <w:r>
              <w:rPr>
                <w:noProof/>
                <w:webHidden/>
              </w:rPr>
            </w:r>
            <w:r>
              <w:rPr>
                <w:noProof/>
                <w:webHidden/>
              </w:rPr>
              <w:fldChar w:fldCharType="separate"/>
            </w:r>
            <w:r>
              <w:rPr>
                <w:noProof/>
                <w:webHidden/>
              </w:rPr>
              <w:t>47</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227" w:history="1">
            <w:r w:rsidRPr="00017DDC">
              <w:rPr>
                <w:rStyle w:val="Hyperlink"/>
                <w:noProof/>
              </w:rPr>
              <w:t>2.</w:t>
            </w:r>
            <w:r>
              <w:rPr>
                <w:rFonts w:eastAsiaTheme="minorEastAsia"/>
                <w:noProof/>
              </w:rPr>
              <w:tab/>
            </w:r>
            <w:r w:rsidRPr="00017DDC">
              <w:rPr>
                <w:rStyle w:val="Hyperlink"/>
                <w:noProof/>
              </w:rPr>
              <w:t>Summarized by: Count, Sum, Average, Count Percentage, Sum     Percentage</w:t>
            </w:r>
            <w:r>
              <w:rPr>
                <w:noProof/>
                <w:webHidden/>
              </w:rPr>
              <w:tab/>
            </w:r>
            <w:r>
              <w:rPr>
                <w:noProof/>
                <w:webHidden/>
              </w:rPr>
              <w:fldChar w:fldCharType="begin"/>
            </w:r>
            <w:r>
              <w:rPr>
                <w:noProof/>
                <w:webHidden/>
              </w:rPr>
              <w:instrText xml:space="preserve"> PAGEREF _Toc344810227 \h </w:instrText>
            </w:r>
            <w:r>
              <w:rPr>
                <w:noProof/>
                <w:webHidden/>
              </w:rPr>
            </w:r>
            <w:r>
              <w:rPr>
                <w:noProof/>
                <w:webHidden/>
              </w:rPr>
              <w:fldChar w:fldCharType="separate"/>
            </w:r>
            <w:r>
              <w:rPr>
                <w:noProof/>
                <w:webHidden/>
              </w:rPr>
              <w:t>48</w:t>
            </w:r>
            <w:r>
              <w:rPr>
                <w:noProof/>
                <w:webHidden/>
              </w:rPr>
              <w:fldChar w:fldCharType="end"/>
            </w:r>
          </w:hyperlink>
        </w:p>
        <w:p w:rsidR="00CC3D22" w:rsidRDefault="00CC3D22">
          <w:pPr>
            <w:pStyle w:val="TOC3"/>
            <w:tabs>
              <w:tab w:val="left" w:pos="880"/>
              <w:tab w:val="right" w:leader="dot" w:pos="9450"/>
            </w:tabs>
            <w:rPr>
              <w:rFonts w:eastAsiaTheme="minorEastAsia"/>
              <w:noProof/>
            </w:rPr>
          </w:pPr>
          <w:hyperlink w:anchor="_Toc344810228" w:history="1">
            <w:r w:rsidRPr="00017DDC">
              <w:rPr>
                <w:rStyle w:val="Hyperlink"/>
                <w:noProof/>
              </w:rPr>
              <w:t>3.</w:t>
            </w:r>
            <w:r>
              <w:rPr>
                <w:rFonts w:eastAsiaTheme="minorEastAsia"/>
                <w:noProof/>
              </w:rPr>
              <w:tab/>
            </w:r>
            <w:r w:rsidRPr="00017DDC">
              <w:rPr>
                <w:rStyle w:val="Hyperlink"/>
                <w:noProof/>
              </w:rPr>
              <w:t>Create Custom Reports</w:t>
            </w:r>
            <w:r>
              <w:rPr>
                <w:noProof/>
                <w:webHidden/>
              </w:rPr>
              <w:tab/>
            </w:r>
            <w:r>
              <w:rPr>
                <w:noProof/>
                <w:webHidden/>
              </w:rPr>
              <w:fldChar w:fldCharType="begin"/>
            </w:r>
            <w:r>
              <w:rPr>
                <w:noProof/>
                <w:webHidden/>
              </w:rPr>
              <w:instrText xml:space="preserve"> PAGEREF _Toc344810228 \h </w:instrText>
            </w:r>
            <w:r>
              <w:rPr>
                <w:noProof/>
                <w:webHidden/>
              </w:rPr>
            </w:r>
            <w:r>
              <w:rPr>
                <w:noProof/>
                <w:webHidden/>
              </w:rPr>
              <w:fldChar w:fldCharType="separate"/>
            </w:r>
            <w:r>
              <w:rPr>
                <w:noProof/>
                <w:webHidden/>
              </w:rPr>
              <w:t>48</w:t>
            </w:r>
            <w:r>
              <w:rPr>
                <w:noProof/>
                <w:webHidden/>
              </w:rPr>
              <w:fldChar w:fldCharType="end"/>
            </w:r>
          </w:hyperlink>
        </w:p>
        <w:p w:rsidR="00CC3D22" w:rsidRDefault="00CC3D22">
          <w:pPr>
            <w:pStyle w:val="TOC2"/>
            <w:rPr>
              <w:rFonts w:eastAsiaTheme="minorEastAsia"/>
              <w:noProof/>
            </w:rPr>
          </w:pPr>
          <w:hyperlink w:anchor="_Toc344810229" w:history="1">
            <w:r w:rsidRPr="00017DDC">
              <w:rPr>
                <w:rStyle w:val="Hyperlink"/>
                <w:noProof/>
              </w:rPr>
              <w:t>iv.</w:t>
            </w:r>
            <w:r>
              <w:rPr>
                <w:rFonts w:eastAsiaTheme="minorEastAsia"/>
                <w:noProof/>
              </w:rPr>
              <w:tab/>
            </w:r>
            <w:r w:rsidRPr="00017DDC">
              <w:rPr>
                <w:rStyle w:val="Hyperlink"/>
                <w:noProof/>
              </w:rPr>
              <w:t>Share Reports with Users</w:t>
            </w:r>
            <w:r>
              <w:rPr>
                <w:noProof/>
                <w:webHidden/>
              </w:rPr>
              <w:tab/>
            </w:r>
            <w:r>
              <w:rPr>
                <w:noProof/>
                <w:webHidden/>
              </w:rPr>
              <w:fldChar w:fldCharType="begin"/>
            </w:r>
            <w:r>
              <w:rPr>
                <w:noProof/>
                <w:webHidden/>
              </w:rPr>
              <w:instrText xml:space="preserve"> PAGEREF _Toc344810229 \h </w:instrText>
            </w:r>
            <w:r>
              <w:rPr>
                <w:noProof/>
                <w:webHidden/>
              </w:rPr>
            </w:r>
            <w:r>
              <w:rPr>
                <w:noProof/>
                <w:webHidden/>
              </w:rPr>
              <w:fldChar w:fldCharType="separate"/>
            </w:r>
            <w:r>
              <w:rPr>
                <w:noProof/>
                <w:webHidden/>
              </w:rPr>
              <w:t>49</w:t>
            </w:r>
            <w:r>
              <w:rPr>
                <w:noProof/>
                <w:webHidden/>
              </w:rPr>
              <w:fldChar w:fldCharType="end"/>
            </w:r>
          </w:hyperlink>
        </w:p>
        <w:p w:rsidR="00CC3D22" w:rsidRDefault="00CC3D22">
          <w:pPr>
            <w:pStyle w:val="TOC2"/>
            <w:rPr>
              <w:rFonts w:eastAsiaTheme="minorEastAsia"/>
              <w:noProof/>
            </w:rPr>
          </w:pPr>
          <w:hyperlink w:anchor="_Toc344810230" w:history="1">
            <w:r w:rsidRPr="00017DDC">
              <w:rPr>
                <w:rStyle w:val="Hyperlink"/>
                <w:noProof/>
              </w:rPr>
              <w:t>v.</w:t>
            </w:r>
            <w:r>
              <w:rPr>
                <w:rFonts w:eastAsiaTheme="minorEastAsia"/>
                <w:noProof/>
              </w:rPr>
              <w:tab/>
            </w:r>
            <w:r w:rsidRPr="00017DDC">
              <w:rPr>
                <w:rStyle w:val="Hyperlink"/>
                <w:noProof/>
              </w:rPr>
              <w:t>Share Reports with anonymous Users</w:t>
            </w:r>
            <w:r>
              <w:rPr>
                <w:noProof/>
                <w:webHidden/>
              </w:rPr>
              <w:tab/>
            </w:r>
            <w:r>
              <w:rPr>
                <w:noProof/>
                <w:webHidden/>
              </w:rPr>
              <w:fldChar w:fldCharType="begin"/>
            </w:r>
            <w:r>
              <w:rPr>
                <w:noProof/>
                <w:webHidden/>
              </w:rPr>
              <w:instrText xml:space="preserve"> PAGEREF _Toc344810230 \h </w:instrText>
            </w:r>
            <w:r>
              <w:rPr>
                <w:noProof/>
                <w:webHidden/>
              </w:rPr>
            </w:r>
            <w:r>
              <w:rPr>
                <w:noProof/>
                <w:webHidden/>
              </w:rPr>
              <w:fldChar w:fldCharType="separate"/>
            </w:r>
            <w:r>
              <w:rPr>
                <w:noProof/>
                <w:webHidden/>
              </w:rPr>
              <w:t>50</w:t>
            </w:r>
            <w:r>
              <w:rPr>
                <w:noProof/>
                <w:webHidden/>
              </w:rPr>
              <w:fldChar w:fldCharType="end"/>
            </w:r>
          </w:hyperlink>
        </w:p>
        <w:p w:rsidR="00CC3D22" w:rsidRDefault="00CC3D22">
          <w:pPr>
            <w:pStyle w:val="TOC2"/>
            <w:rPr>
              <w:rFonts w:eastAsiaTheme="minorEastAsia"/>
              <w:noProof/>
            </w:rPr>
          </w:pPr>
          <w:hyperlink w:anchor="_Toc344810231" w:history="1">
            <w:r w:rsidRPr="00017DDC">
              <w:rPr>
                <w:rStyle w:val="Hyperlink"/>
                <w:noProof/>
              </w:rPr>
              <w:t>vi.</w:t>
            </w:r>
            <w:r>
              <w:rPr>
                <w:rFonts w:eastAsiaTheme="minorEastAsia"/>
                <w:noProof/>
              </w:rPr>
              <w:tab/>
            </w:r>
            <w:r w:rsidRPr="00017DDC">
              <w:rPr>
                <w:rStyle w:val="Hyperlink"/>
                <w:noProof/>
              </w:rPr>
              <w:t>Attach Web-Link of Analysis Report on web site</w:t>
            </w:r>
            <w:r>
              <w:rPr>
                <w:noProof/>
                <w:webHidden/>
              </w:rPr>
              <w:tab/>
            </w:r>
            <w:r>
              <w:rPr>
                <w:noProof/>
                <w:webHidden/>
              </w:rPr>
              <w:fldChar w:fldCharType="begin"/>
            </w:r>
            <w:r>
              <w:rPr>
                <w:noProof/>
                <w:webHidden/>
              </w:rPr>
              <w:instrText xml:space="preserve"> PAGEREF _Toc344810231 \h </w:instrText>
            </w:r>
            <w:r>
              <w:rPr>
                <w:noProof/>
                <w:webHidden/>
              </w:rPr>
            </w:r>
            <w:r>
              <w:rPr>
                <w:noProof/>
                <w:webHidden/>
              </w:rPr>
              <w:fldChar w:fldCharType="separate"/>
            </w:r>
            <w:r>
              <w:rPr>
                <w:noProof/>
                <w:webHidden/>
              </w:rPr>
              <w:t>50</w:t>
            </w:r>
            <w:r>
              <w:rPr>
                <w:noProof/>
                <w:webHidden/>
              </w:rPr>
              <w:fldChar w:fldCharType="end"/>
            </w:r>
          </w:hyperlink>
        </w:p>
        <w:p w:rsidR="00CC3D22" w:rsidRDefault="00CC3D22">
          <w:pPr>
            <w:pStyle w:val="TOC2"/>
            <w:rPr>
              <w:rFonts w:eastAsiaTheme="minorEastAsia"/>
              <w:noProof/>
            </w:rPr>
          </w:pPr>
          <w:hyperlink w:anchor="_Toc344810232" w:history="1">
            <w:r w:rsidRPr="00017DDC">
              <w:rPr>
                <w:rStyle w:val="Hyperlink"/>
                <w:noProof/>
              </w:rPr>
              <w:t>vii.</w:t>
            </w:r>
            <w:r>
              <w:rPr>
                <w:rFonts w:eastAsiaTheme="minorEastAsia"/>
                <w:noProof/>
              </w:rPr>
              <w:tab/>
            </w:r>
            <w:r w:rsidRPr="00017DDC">
              <w:rPr>
                <w:rStyle w:val="Hyperlink"/>
                <w:noProof/>
              </w:rPr>
              <w:t>Add more users for Assessment result analysis</w:t>
            </w:r>
            <w:r>
              <w:rPr>
                <w:noProof/>
                <w:webHidden/>
              </w:rPr>
              <w:tab/>
            </w:r>
            <w:r>
              <w:rPr>
                <w:noProof/>
                <w:webHidden/>
              </w:rPr>
              <w:fldChar w:fldCharType="begin"/>
            </w:r>
            <w:r>
              <w:rPr>
                <w:noProof/>
                <w:webHidden/>
              </w:rPr>
              <w:instrText xml:space="preserve"> PAGEREF _Toc344810232 \h </w:instrText>
            </w:r>
            <w:r>
              <w:rPr>
                <w:noProof/>
                <w:webHidden/>
              </w:rPr>
            </w:r>
            <w:r>
              <w:rPr>
                <w:noProof/>
                <w:webHidden/>
              </w:rPr>
              <w:fldChar w:fldCharType="separate"/>
            </w:r>
            <w:r>
              <w:rPr>
                <w:noProof/>
                <w:webHidden/>
              </w:rPr>
              <w:t>50</w:t>
            </w:r>
            <w:r>
              <w:rPr>
                <w:noProof/>
                <w:webHidden/>
              </w:rPr>
              <w:fldChar w:fldCharType="end"/>
            </w:r>
          </w:hyperlink>
        </w:p>
        <w:p w:rsidR="00CC3D22" w:rsidRDefault="00CC3D22">
          <w:pPr>
            <w:pStyle w:val="TOC1"/>
            <w:tabs>
              <w:tab w:val="left" w:pos="440"/>
              <w:tab w:val="right" w:leader="dot" w:pos="9450"/>
            </w:tabs>
            <w:rPr>
              <w:rFonts w:eastAsiaTheme="minorEastAsia"/>
              <w:noProof/>
            </w:rPr>
          </w:pPr>
          <w:hyperlink w:anchor="_Toc344810233" w:history="1">
            <w:r w:rsidRPr="00017DDC">
              <w:rPr>
                <w:rStyle w:val="Hyperlink"/>
                <w:noProof/>
              </w:rPr>
              <w:t>8.</w:t>
            </w:r>
            <w:r>
              <w:rPr>
                <w:rFonts w:eastAsiaTheme="minorEastAsia"/>
                <w:noProof/>
              </w:rPr>
              <w:tab/>
            </w:r>
            <w:r w:rsidRPr="00017DDC">
              <w:rPr>
                <w:rStyle w:val="Hyperlink"/>
                <w:noProof/>
              </w:rPr>
              <w:t>Reports</w:t>
            </w:r>
            <w:r>
              <w:rPr>
                <w:noProof/>
                <w:webHidden/>
              </w:rPr>
              <w:tab/>
            </w:r>
            <w:r>
              <w:rPr>
                <w:noProof/>
                <w:webHidden/>
              </w:rPr>
              <w:fldChar w:fldCharType="begin"/>
            </w:r>
            <w:r>
              <w:rPr>
                <w:noProof/>
                <w:webHidden/>
              </w:rPr>
              <w:instrText xml:space="preserve"> PAGEREF _Toc344810233 \h </w:instrText>
            </w:r>
            <w:r>
              <w:rPr>
                <w:noProof/>
                <w:webHidden/>
              </w:rPr>
            </w:r>
            <w:r>
              <w:rPr>
                <w:noProof/>
                <w:webHidden/>
              </w:rPr>
              <w:fldChar w:fldCharType="separate"/>
            </w:r>
            <w:r>
              <w:rPr>
                <w:noProof/>
                <w:webHidden/>
              </w:rPr>
              <w:t>51</w:t>
            </w:r>
            <w:r>
              <w:rPr>
                <w:noProof/>
                <w:webHidden/>
              </w:rPr>
              <w:fldChar w:fldCharType="end"/>
            </w:r>
          </w:hyperlink>
        </w:p>
        <w:p w:rsidR="00CC3D22" w:rsidRDefault="00CC3D22">
          <w:pPr>
            <w:pStyle w:val="TOC2"/>
            <w:rPr>
              <w:rFonts w:eastAsiaTheme="minorEastAsia"/>
              <w:noProof/>
            </w:rPr>
          </w:pPr>
          <w:hyperlink w:anchor="_Toc344810234" w:history="1">
            <w:r w:rsidRPr="00017DDC">
              <w:rPr>
                <w:rStyle w:val="Hyperlink"/>
                <w:noProof/>
              </w:rPr>
              <w:t>i.</w:t>
            </w:r>
            <w:r>
              <w:rPr>
                <w:rFonts w:eastAsiaTheme="minorEastAsia"/>
                <w:noProof/>
              </w:rPr>
              <w:tab/>
            </w:r>
            <w:r w:rsidRPr="00017DDC">
              <w:rPr>
                <w:rStyle w:val="Hyperlink"/>
                <w:noProof/>
              </w:rPr>
              <w:t>Search an Assessment Report</w:t>
            </w:r>
            <w:r>
              <w:rPr>
                <w:noProof/>
                <w:webHidden/>
              </w:rPr>
              <w:tab/>
            </w:r>
            <w:r>
              <w:rPr>
                <w:noProof/>
                <w:webHidden/>
              </w:rPr>
              <w:fldChar w:fldCharType="begin"/>
            </w:r>
            <w:r>
              <w:rPr>
                <w:noProof/>
                <w:webHidden/>
              </w:rPr>
              <w:instrText xml:space="preserve"> PAGEREF _Toc344810234 \h </w:instrText>
            </w:r>
            <w:r>
              <w:rPr>
                <w:noProof/>
                <w:webHidden/>
              </w:rPr>
            </w:r>
            <w:r>
              <w:rPr>
                <w:noProof/>
                <w:webHidden/>
              </w:rPr>
              <w:fldChar w:fldCharType="separate"/>
            </w:r>
            <w:r>
              <w:rPr>
                <w:noProof/>
                <w:webHidden/>
              </w:rPr>
              <w:t>51</w:t>
            </w:r>
            <w:r>
              <w:rPr>
                <w:noProof/>
                <w:webHidden/>
              </w:rPr>
              <w:fldChar w:fldCharType="end"/>
            </w:r>
          </w:hyperlink>
        </w:p>
        <w:p w:rsidR="00CC3D22" w:rsidRDefault="00CC3D22">
          <w:pPr>
            <w:pStyle w:val="TOC2"/>
            <w:rPr>
              <w:rFonts w:eastAsiaTheme="minorEastAsia"/>
              <w:noProof/>
            </w:rPr>
          </w:pPr>
          <w:hyperlink w:anchor="_Toc344810235" w:history="1">
            <w:r w:rsidRPr="00017DDC">
              <w:rPr>
                <w:rStyle w:val="Hyperlink"/>
                <w:noProof/>
                <w:highlight w:val="yellow"/>
              </w:rPr>
              <w:t>ii.</w:t>
            </w:r>
            <w:r>
              <w:rPr>
                <w:rFonts w:eastAsiaTheme="minorEastAsia"/>
                <w:noProof/>
              </w:rPr>
              <w:tab/>
            </w:r>
            <w:r w:rsidRPr="00017DDC">
              <w:rPr>
                <w:rStyle w:val="Hyperlink"/>
                <w:noProof/>
                <w:highlight w:val="yellow"/>
              </w:rPr>
              <w:t>Refresh Reports Page</w:t>
            </w:r>
            <w:r>
              <w:rPr>
                <w:noProof/>
                <w:webHidden/>
              </w:rPr>
              <w:tab/>
            </w:r>
            <w:r>
              <w:rPr>
                <w:noProof/>
                <w:webHidden/>
              </w:rPr>
              <w:fldChar w:fldCharType="begin"/>
            </w:r>
            <w:r>
              <w:rPr>
                <w:noProof/>
                <w:webHidden/>
              </w:rPr>
              <w:instrText xml:space="preserve"> PAGEREF _Toc344810235 \h </w:instrText>
            </w:r>
            <w:r>
              <w:rPr>
                <w:noProof/>
                <w:webHidden/>
              </w:rPr>
            </w:r>
            <w:r>
              <w:rPr>
                <w:noProof/>
                <w:webHidden/>
              </w:rPr>
              <w:fldChar w:fldCharType="separate"/>
            </w:r>
            <w:r>
              <w:rPr>
                <w:noProof/>
                <w:webHidden/>
              </w:rPr>
              <w:t>51</w:t>
            </w:r>
            <w:r>
              <w:rPr>
                <w:noProof/>
                <w:webHidden/>
              </w:rPr>
              <w:fldChar w:fldCharType="end"/>
            </w:r>
          </w:hyperlink>
        </w:p>
        <w:p w:rsidR="00CC3D22" w:rsidRDefault="00CC3D22">
          <w:pPr>
            <w:pStyle w:val="TOC2"/>
            <w:rPr>
              <w:rFonts w:eastAsiaTheme="minorEastAsia"/>
              <w:noProof/>
            </w:rPr>
          </w:pPr>
          <w:hyperlink w:anchor="_Toc344810236" w:history="1">
            <w:r w:rsidRPr="00017DDC">
              <w:rPr>
                <w:rStyle w:val="Hyperlink"/>
                <w:noProof/>
              </w:rPr>
              <w:t>iii.</w:t>
            </w:r>
            <w:r>
              <w:rPr>
                <w:rFonts w:eastAsiaTheme="minorEastAsia"/>
                <w:noProof/>
              </w:rPr>
              <w:tab/>
            </w:r>
            <w:r w:rsidRPr="00017DDC">
              <w:rPr>
                <w:rStyle w:val="Hyperlink"/>
                <w:noProof/>
              </w:rPr>
              <w:t>Share Report with user of the organization</w:t>
            </w:r>
            <w:r>
              <w:rPr>
                <w:noProof/>
                <w:webHidden/>
              </w:rPr>
              <w:tab/>
            </w:r>
            <w:r>
              <w:rPr>
                <w:noProof/>
                <w:webHidden/>
              </w:rPr>
              <w:fldChar w:fldCharType="begin"/>
            </w:r>
            <w:r>
              <w:rPr>
                <w:noProof/>
                <w:webHidden/>
              </w:rPr>
              <w:instrText xml:space="preserve"> PAGEREF _Toc344810236 \h </w:instrText>
            </w:r>
            <w:r>
              <w:rPr>
                <w:noProof/>
                <w:webHidden/>
              </w:rPr>
            </w:r>
            <w:r>
              <w:rPr>
                <w:noProof/>
                <w:webHidden/>
              </w:rPr>
              <w:fldChar w:fldCharType="separate"/>
            </w:r>
            <w:r>
              <w:rPr>
                <w:noProof/>
                <w:webHidden/>
              </w:rPr>
              <w:t>51</w:t>
            </w:r>
            <w:r>
              <w:rPr>
                <w:noProof/>
                <w:webHidden/>
              </w:rPr>
              <w:fldChar w:fldCharType="end"/>
            </w:r>
          </w:hyperlink>
        </w:p>
        <w:p w:rsidR="00CC3D22" w:rsidRDefault="00CC3D22">
          <w:pPr>
            <w:pStyle w:val="TOC2"/>
            <w:rPr>
              <w:rFonts w:eastAsiaTheme="minorEastAsia"/>
              <w:noProof/>
            </w:rPr>
          </w:pPr>
          <w:hyperlink w:anchor="_Toc344810237" w:history="1">
            <w:r w:rsidRPr="00017DDC">
              <w:rPr>
                <w:rStyle w:val="Hyperlink"/>
                <w:noProof/>
              </w:rPr>
              <w:t>iv.</w:t>
            </w:r>
            <w:r>
              <w:rPr>
                <w:rFonts w:eastAsiaTheme="minorEastAsia"/>
                <w:noProof/>
              </w:rPr>
              <w:tab/>
            </w:r>
            <w:r w:rsidRPr="00017DDC">
              <w:rPr>
                <w:rStyle w:val="Hyperlink"/>
                <w:noProof/>
              </w:rPr>
              <w:t>Share Report with anonymous user</w:t>
            </w:r>
            <w:r>
              <w:rPr>
                <w:noProof/>
                <w:webHidden/>
              </w:rPr>
              <w:tab/>
            </w:r>
            <w:r>
              <w:rPr>
                <w:noProof/>
                <w:webHidden/>
              </w:rPr>
              <w:fldChar w:fldCharType="begin"/>
            </w:r>
            <w:r>
              <w:rPr>
                <w:noProof/>
                <w:webHidden/>
              </w:rPr>
              <w:instrText xml:space="preserve"> PAGEREF _Toc344810237 \h </w:instrText>
            </w:r>
            <w:r>
              <w:rPr>
                <w:noProof/>
                <w:webHidden/>
              </w:rPr>
            </w:r>
            <w:r>
              <w:rPr>
                <w:noProof/>
                <w:webHidden/>
              </w:rPr>
              <w:fldChar w:fldCharType="separate"/>
            </w:r>
            <w:r>
              <w:rPr>
                <w:noProof/>
                <w:webHidden/>
              </w:rPr>
              <w:t>51</w:t>
            </w:r>
            <w:r>
              <w:rPr>
                <w:noProof/>
                <w:webHidden/>
              </w:rPr>
              <w:fldChar w:fldCharType="end"/>
            </w:r>
          </w:hyperlink>
        </w:p>
        <w:p w:rsidR="00CC3D22" w:rsidRDefault="00CC3D22">
          <w:pPr>
            <w:pStyle w:val="TOC2"/>
            <w:rPr>
              <w:rFonts w:eastAsiaTheme="minorEastAsia"/>
              <w:noProof/>
            </w:rPr>
          </w:pPr>
          <w:hyperlink w:anchor="_Toc344810238" w:history="1">
            <w:r w:rsidRPr="00017DDC">
              <w:rPr>
                <w:rStyle w:val="Hyperlink"/>
                <w:noProof/>
              </w:rPr>
              <w:t>v.</w:t>
            </w:r>
            <w:r>
              <w:rPr>
                <w:rFonts w:eastAsiaTheme="minorEastAsia"/>
                <w:noProof/>
              </w:rPr>
              <w:tab/>
            </w:r>
            <w:r w:rsidRPr="00017DDC">
              <w:rPr>
                <w:rStyle w:val="Hyperlink"/>
                <w:noProof/>
              </w:rPr>
              <w:t>Add more users for Assessment Reports</w:t>
            </w:r>
            <w:r>
              <w:rPr>
                <w:noProof/>
                <w:webHidden/>
              </w:rPr>
              <w:tab/>
            </w:r>
            <w:r>
              <w:rPr>
                <w:noProof/>
                <w:webHidden/>
              </w:rPr>
              <w:fldChar w:fldCharType="begin"/>
            </w:r>
            <w:r>
              <w:rPr>
                <w:noProof/>
                <w:webHidden/>
              </w:rPr>
              <w:instrText xml:space="preserve"> PAGEREF _Toc344810238 \h </w:instrText>
            </w:r>
            <w:r>
              <w:rPr>
                <w:noProof/>
                <w:webHidden/>
              </w:rPr>
            </w:r>
            <w:r>
              <w:rPr>
                <w:noProof/>
                <w:webHidden/>
              </w:rPr>
              <w:fldChar w:fldCharType="separate"/>
            </w:r>
            <w:r>
              <w:rPr>
                <w:noProof/>
                <w:webHidden/>
              </w:rPr>
              <w:t>52</w:t>
            </w:r>
            <w:r>
              <w:rPr>
                <w:noProof/>
                <w:webHidden/>
              </w:rPr>
              <w:fldChar w:fldCharType="end"/>
            </w:r>
          </w:hyperlink>
        </w:p>
        <w:p w:rsidR="00CC3D22" w:rsidRDefault="00CC3D22">
          <w:pPr>
            <w:pStyle w:val="TOC2"/>
            <w:rPr>
              <w:rFonts w:eastAsiaTheme="minorEastAsia"/>
              <w:noProof/>
            </w:rPr>
          </w:pPr>
          <w:hyperlink w:anchor="_Toc344810239" w:history="1">
            <w:r w:rsidRPr="00017DDC">
              <w:rPr>
                <w:rStyle w:val="Hyperlink"/>
                <w:noProof/>
              </w:rPr>
              <w:t>vi.</w:t>
            </w:r>
            <w:r>
              <w:rPr>
                <w:rFonts w:eastAsiaTheme="minorEastAsia"/>
                <w:noProof/>
              </w:rPr>
              <w:tab/>
            </w:r>
            <w:r w:rsidRPr="00017DDC">
              <w:rPr>
                <w:rStyle w:val="Hyperlink"/>
                <w:noProof/>
              </w:rPr>
              <w:t>Edit Report</w:t>
            </w:r>
            <w:r>
              <w:rPr>
                <w:noProof/>
                <w:webHidden/>
              </w:rPr>
              <w:tab/>
            </w:r>
            <w:r>
              <w:rPr>
                <w:noProof/>
                <w:webHidden/>
              </w:rPr>
              <w:fldChar w:fldCharType="begin"/>
            </w:r>
            <w:r>
              <w:rPr>
                <w:noProof/>
                <w:webHidden/>
              </w:rPr>
              <w:instrText xml:space="preserve"> PAGEREF _Toc344810239 \h </w:instrText>
            </w:r>
            <w:r>
              <w:rPr>
                <w:noProof/>
                <w:webHidden/>
              </w:rPr>
            </w:r>
            <w:r>
              <w:rPr>
                <w:noProof/>
                <w:webHidden/>
              </w:rPr>
              <w:fldChar w:fldCharType="separate"/>
            </w:r>
            <w:r>
              <w:rPr>
                <w:noProof/>
                <w:webHidden/>
              </w:rPr>
              <w:t>52</w:t>
            </w:r>
            <w:r>
              <w:rPr>
                <w:noProof/>
                <w:webHidden/>
              </w:rPr>
              <w:fldChar w:fldCharType="end"/>
            </w:r>
          </w:hyperlink>
        </w:p>
        <w:p w:rsidR="00CC3D22" w:rsidRDefault="00CC3D22">
          <w:pPr>
            <w:pStyle w:val="TOC2"/>
            <w:rPr>
              <w:rFonts w:eastAsiaTheme="minorEastAsia"/>
              <w:noProof/>
            </w:rPr>
          </w:pPr>
          <w:hyperlink w:anchor="_Toc344810240" w:history="1">
            <w:r w:rsidRPr="00017DDC">
              <w:rPr>
                <w:rStyle w:val="Hyperlink"/>
                <w:noProof/>
              </w:rPr>
              <w:t>vii.</w:t>
            </w:r>
            <w:r>
              <w:rPr>
                <w:rFonts w:eastAsiaTheme="minorEastAsia"/>
                <w:noProof/>
              </w:rPr>
              <w:tab/>
            </w:r>
            <w:r w:rsidRPr="00017DDC">
              <w:rPr>
                <w:rStyle w:val="Hyperlink"/>
                <w:noProof/>
              </w:rPr>
              <w:t>Delete Reports</w:t>
            </w:r>
            <w:r>
              <w:rPr>
                <w:noProof/>
                <w:webHidden/>
              </w:rPr>
              <w:tab/>
            </w:r>
            <w:r>
              <w:rPr>
                <w:noProof/>
                <w:webHidden/>
              </w:rPr>
              <w:fldChar w:fldCharType="begin"/>
            </w:r>
            <w:r>
              <w:rPr>
                <w:noProof/>
                <w:webHidden/>
              </w:rPr>
              <w:instrText xml:space="preserve"> PAGEREF _Toc344810240 \h </w:instrText>
            </w:r>
            <w:r>
              <w:rPr>
                <w:noProof/>
                <w:webHidden/>
              </w:rPr>
            </w:r>
            <w:r>
              <w:rPr>
                <w:noProof/>
                <w:webHidden/>
              </w:rPr>
              <w:fldChar w:fldCharType="separate"/>
            </w:r>
            <w:r>
              <w:rPr>
                <w:noProof/>
                <w:webHidden/>
              </w:rPr>
              <w:t>52</w:t>
            </w:r>
            <w:r>
              <w:rPr>
                <w:noProof/>
                <w:webHidden/>
              </w:rPr>
              <w:fldChar w:fldCharType="end"/>
            </w:r>
          </w:hyperlink>
        </w:p>
        <w:p w:rsidR="00CC3D22" w:rsidRDefault="00CC3D22">
          <w:pPr>
            <w:pStyle w:val="TOC1"/>
            <w:tabs>
              <w:tab w:val="left" w:pos="440"/>
              <w:tab w:val="right" w:leader="dot" w:pos="9450"/>
            </w:tabs>
            <w:rPr>
              <w:rFonts w:eastAsiaTheme="minorEastAsia"/>
              <w:noProof/>
            </w:rPr>
          </w:pPr>
          <w:hyperlink w:anchor="_Toc344810241" w:history="1">
            <w:r w:rsidRPr="00017DDC">
              <w:rPr>
                <w:rStyle w:val="Hyperlink"/>
                <w:noProof/>
              </w:rPr>
              <w:t>9.</w:t>
            </w:r>
            <w:r>
              <w:rPr>
                <w:rFonts w:eastAsiaTheme="minorEastAsia"/>
                <w:noProof/>
              </w:rPr>
              <w:tab/>
            </w:r>
            <w:r w:rsidRPr="00017DDC">
              <w:rPr>
                <w:rStyle w:val="Hyperlink"/>
                <w:noProof/>
              </w:rPr>
              <w:t>Export Data</w:t>
            </w:r>
            <w:r>
              <w:rPr>
                <w:noProof/>
                <w:webHidden/>
              </w:rPr>
              <w:tab/>
            </w:r>
            <w:r>
              <w:rPr>
                <w:noProof/>
                <w:webHidden/>
              </w:rPr>
              <w:fldChar w:fldCharType="begin"/>
            </w:r>
            <w:r>
              <w:rPr>
                <w:noProof/>
                <w:webHidden/>
              </w:rPr>
              <w:instrText xml:space="preserve"> PAGEREF _Toc344810241 \h </w:instrText>
            </w:r>
            <w:r>
              <w:rPr>
                <w:noProof/>
                <w:webHidden/>
              </w:rPr>
            </w:r>
            <w:r>
              <w:rPr>
                <w:noProof/>
                <w:webHidden/>
              </w:rPr>
              <w:fldChar w:fldCharType="separate"/>
            </w:r>
            <w:r>
              <w:rPr>
                <w:noProof/>
                <w:webHidden/>
              </w:rPr>
              <w:t>53</w:t>
            </w:r>
            <w:r>
              <w:rPr>
                <w:noProof/>
                <w:webHidden/>
              </w:rPr>
              <w:fldChar w:fldCharType="end"/>
            </w:r>
          </w:hyperlink>
        </w:p>
        <w:p w:rsidR="00CC3D22" w:rsidRDefault="00CC3D22">
          <w:pPr>
            <w:pStyle w:val="TOC2"/>
            <w:rPr>
              <w:rFonts w:eastAsiaTheme="minorEastAsia"/>
              <w:noProof/>
            </w:rPr>
          </w:pPr>
          <w:hyperlink w:anchor="_Toc344810242" w:history="1">
            <w:r w:rsidRPr="00017DDC">
              <w:rPr>
                <w:rStyle w:val="Hyperlink"/>
                <w:noProof/>
              </w:rPr>
              <w:t>i.</w:t>
            </w:r>
            <w:r>
              <w:rPr>
                <w:rFonts w:eastAsiaTheme="minorEastAsia"/>
                <w:noProof/>
              </w:rPr>
              <w:tab/>
            </w:r>
            <w:r w:rsidRPr="00017DDC">
              <w:rPr>
                <w:rStyle w:val="Hyperlink"/>
                <w:noProof/>
              </w:rPr>
              <w:t>Export all responses of Assessment to MS Excel Sheet</w:t>
            </w:r>
            <w:r>
              <w:rPr>
                <w:noProof/>
                <w:webHidden/>
              </w:rPr>
              <w:tab/>
            </w:r>
            <w:r>
              <w:rPr>
                <w:noProof/>
                <w:webHidden/>
              </w:rPr>
              <w:fldChar w:fldCharType="begin"/>
            </w:r>
            <w:r>
              <w:rPr>
                <w:noProof/>
                <w:webHidden/>
              </w:rPr>
              <w:instrText xml:space="preserve"> PAGEREF _Toc344810242 \h </w:instrText>
            </w:r>
            <w:r>
              <w:rPr>
                <w:noProof/>
                <w:webHidden/>
              </w:rPr>
            </w:r>
            <w:r>
              <w:rPr>
                <w:noProof/>
                <w:webHidden/>
              </w:rPr>
              <w:fldChar w:fldCharType="separate"/>
            </w:r>
            <w:r>
              <w:rPr>
                <w:noProof/>
                <w:webHidden/>
              </w:rPr>
              <w:t>53</w:t>
            </w:r>
            <w:r>
              <w:rPr>
                <w:noProof/>
                <w:webHidden/>
              </w:rPr>
              <w:fldChar w:fldCharType="end"/>
            </w:r>
          </w:hyperlink>
        </w:p>
        <w:p w:rsidR="00CC3D22" w:rsidRDefault="00CC3D22">
          <w:pPr>
            <w:pStyle w:val="TOC1"/>
            <w:tabs>
              <w:tab w:val="left" w:pos="660"/>
              <w:tab w:val="right" w:leader="dot" w:pos="9450"/>
            </w:tabs>
            <w:rPr>
              <w:rFonts w:eastAsiaTheme="minorEastAsia"/>
              <w:noProof/>
            </w:rPr>
          </w:pPr>
          <w:hyperlink w:anchor="_Toc344810243" w:history="1">
            <w:r w:rsidRPr="00017DDC">
              <w:rPr>
                <w:rStyle w:val="Hyperlink"/>
                <w:noProof/>
              </w:rPr>
              <w:t>10.</w:t>
            </w:r>
            <w:r>
              <w:rPr>
                <w:rFonts w:eastAsiaTheme="minorEastAsia"/>
                <w:noProof/>
              </w:rPr>
              <w:tab/>
            </w:r>
            <w:r w:rsidRPr="00017DDC">
              <w:rPr>
                <w:rStyle w:val="Hyperlink"/>
                <w:noProof/>
              </w:rPr>
              <w:t>Manage Users</w:t>
            </w:r>
            <w:r>
              <w:rPr>
                <w:noProof/>
                <w:webHidden/>
              </w:rPr>
              <w:tab/>
            </w:r>
            <w:r>
              <w:rPr>
                <w:noProof/>
                <w:webHidden/>
              </w:rPr>
              <w:fldChar w:fldCharType="begin"/>
            </w:r>
            <w:r>
              <w:rPr>
                <w:noProof/>
                <w:webHidden/>
              </w:rPr>
              <w:instrText xml:space="preserve"> PAGEREF _Toc344810243 \h </w:instrText>
            </w:r>
            <w:r>
              <w:rPr>
                <w:noProof/>
                <w:webHidden/>
              </w:rPr>
            </w:r>
            <w:r>
              <w:rPr>
                <w:noProof/>
                <w:webHidden/>
              </w:rPr>
              <w:fldChar w:fldCharType="separate"/>
            </w:r>
            <w:r>
              <w:rPr>
                <w:noProof/>
                <w:webHidden/>
              </w:rPr>
              <w:t>54</w:t>
            </w:r>
            <w:r>
              <w:rPr>
                <w:noProof/>
                <w:webHidden/>
              </w:rPr>
              <w:fldChar w:fldCharType="end"/>
            </w:r>
          </w:hyperlink>
        </w:p>
        <w:p w:rsidR="00CC3D22" w:rsidRDefault="00CC3D22">
          <w:pPr>
            <w:pStyle w:val="TOC2"/>
            <w:rPr>
              <w:rFonts w:eastAsiaTheme="minorEastAsia"/>
              <w:noProof/>
            </w:rPr>
          </w:pPr>
          <w:hyperlink w:anchor="_Toc344810244" w:history="1">
            <w:r w:rsidRPr="00017DDC">
              <w:rPr>
                <w:rStyle w:val="Hyperlink"/>
                <w:noProof/>
              </w:rPr>
              <w:t>i.</w:t>
            </w:r>
            <w:r>
              <w:rPr>
                <w:rFonts w:eastAsiaTheme="minorEastAsia"/>
                <w:noProof/>
              </w:rPr>
              <w:tab/>
            </w:r>
            <w:r w:rsidRPr="00017DDC">
              <w:rPr>
                <w:rStyle w:val="Hyperlink"/>
                <w:noProof/>
              </w:rPr>
              <w:t>Create user/Add User</w:t>
            </w:r>
            <w:r>
              <w:rPr>
                <w:noProof/>
                <w:webHidden/>
              </w:rPr>
              <w:tab/>
            </w:r>
            <w:r>
              <w:rPr>
                <w:noProof/>
                <w:webHidden/>
              </w:rPr>
              <w:fldChar w:fldCharType="begin"/>
            </w:r>
            <w:r>
              <w:rPr>
                <w:noProof/>
                <w:webHidden/>
              </w:rPr>
              <w:instrText xml:space="preserve"> PAGEREF _Toc344810244 \h </w:instrText>
            </w:r>
            <w:r>
              <w:rPr>
                <w:noProof/>
                <w:webHidden/>
              </w:rPr>
            </w:r>
            <w:r>
              <w:rPr>
                <w:noProof/>
                <w:webHidden/>
              </w:rPr>
              <w:fldChar w:fldCharType="separate"/>
            </w:r>
            <w:r>
              <w:rPr>
                <w:noProof/>
                <w:webHidden/>
              </w:rPr>
              <w:t>54</w:t>
            </w:r>
            <w:r>
              <w:rPr>
                <w:noProof/>
                <w:webHidden/>
              </w:rPr>
              <w:fldChar w:fldCharType="end"/>
            </w:r>
          </w:hyperlink>
        </w:p>
        <w:p w:rsidR="00CC3D22" w:rsidRDefault="00CC3D22">
          <w:pPr>
            <w:pStyle w:val="TOC2"/>
            <w:rPr>
              <w:rFonts w:eastAsiaTheme="minorEastAsia"/>
              <w:noProof/>
            </w:rPr>
          </w:pPr>
          <w:hyperlink w:anchor="_Toc344810245" w:history="1">
            <w:r w:rsidRPr="00017DDC">
              <w:rPr>
                <w:rStyle w:val="Hyperlink"/>
                <w:noProof/>
              </w:rPr>
              <w:t>ii.</w:t>
            </w:r>
            <w:r>
              <w:rPr>
                <w:rFonts w:eastAsiaTheme="minorEastAsia"/>
                <w:noProof/>
              </w:rPr>
              <w:tab/>
            </w:r>
            <w:r w:rsidRPr="00017DDC">
              <w:rPr>
                <w:rStyle w:val="Hyperlink"/>
                <w:noProof/>
              </w:rPr>
              <w:t>Assign Tasks</w:t>
            </w:r>
            <w:r>
              <w:rPr>
                <w:noProof/>
                <w:webHidden/>
              </w:rPr>
              <w:tab/>
            </w:r>
            <w:r>
              <w:rPr>
                <w:noProof/>
                <w:webHidden/>
              </w:rPr>
              <w:fldChar w:fldCharType="begin"/>
            </w:r>
            <w:r>
              <w:rPr>
                <w:noProof/>
                <w:webHidden/>
              </w:rPr>
              <w:instrText xml:space="preserve"> PAGEREF _Toc344810245 \h </w:instrText>
            </w:r>
            <w:r>
              <w:rPr>
                <w:noProof/>
                <w:webHidden/>
              </w:rPr>
            </w:r>
            <w:r>
              <w:rPr>
                <w:noProof/>
                <w:webHidden/>
              </w:rPr>
              <w:fldChar w:fldCharType="separate"/>
            </w:r>
            <w:r>
              <w:rPr>
                <w:noProof/>
                <w:webHidden/>
              </w:rPr>
              <w:t>55</w:t>
            </w:r>
            <w:r>
              <w:rPr>
                <w:noProof/>
                <w:webHidden/>
              </w:rPr>
              <w:fldChar w:fldCharType="end"/>
            </w:r>
          </w:hyperlink>
        </w:p>
        <w:p w:rsidR="00CC3D22" w:rsidRDefault="00CC3D22">
          <w:pPr>
            <w:pStyle w:val="TOC2"/>
            <w:rPr>
              <w:rFonts w:eastAsiaTheme="minorEastAsia"/>
              <w:noProof/>
            </w:rPr>
          </w:pPr>
          <w:hyperlink w:anchor="_Toc344810246" w:history="1">
            <w:r w:rsidRPr="00017DDC">
              <w:rPr>
                <w:rStyle w:val="Hyperlink"/>
                <w:noProof/>
              </w:rPr>
              <w:t>iii.</w:t>
            </w:r>
            <w:r>
              <w:rPr>
                <w:rFonts w:eastAsiaTheme="minorEastAsia"/>
                <w:noProof/>
              </w:rPr>
              <w:tab/>
            </w:r>
            <w:r w:rsidRPr="00017DDC">
              <w:rPr>
                <w:rStyle w:val="Hyperlink"/>
                <w:noProof/>
              </w:rPr>
              <w:t>Edit User Tasks</w:t>
            </w:r>
            <w:r>
              <w:rPr>
                <w:noProof/>
                <w:webHidden/>
              </w:rPr>
              <w:tab/>
            </w:r>
            <w:r>
              <w:rPr>
                <w:noProof/>
                <w:webHidden/>
              </w:rPr>
              <w:fldChar w:fldCharType="begin"/>
            </w:r>
            <w:r>
              <w:rPr>
                <w:noProof/>
                <w:webHidden/>
              </w:rPr>
              <w:instrText xml:space="preserve"> PAGEREF _Toc344810246 \h </w:instrText>
            </w:r>
            <w:r>
              <w:rPr>
                <w:noProof/>
                <w:webHidden/>
              </w:rPr>
            </w:r>
            <w:r>
              <w:rPr>
                <w:noProof/>
                <w:webHidden/>
              </w:rPr>
              <w:fldChar w:fldCharType="separate"/>
            </w:r>
            <w:r>
              <w:rPr>
                <w:noProof/>
                <w:webHidden/>
              </w:rPr>
              <w:t>55</w:t>
            </w:r>
            <w:r>
              <w:rPr>
                <w:noProof/>
                <w:webHidden/>
              </w:rPr>
              <w:fldChar w:fldCharType="end"/>
            </w:r>
          </w:hyperlink>
        </w:p>
        <w:p w:rsidR="00CC3D22" w:rsidRDefault="00CC3D22">
          <w:pPr>
            <w:pStyle w:val="TOC2"/>
            <w:rPr>
              <w:rFonts w:eastAsiaTheme="minorEastAsia"/>
              <w:noProof/>
            </w:rPr>
          </w:pPr>
          <w:hyperlink w:anchor="_Toc344810247" w:history="1">
            <w:r w:rsidRPr="00017DDC">
              <w:rPr>
                <w:rStyle w:val="Hyperlink"/>
                <w:noProof/>
              </w:rPr>
              <w:t>iv.</w:t>
            </w:r>
            <w:r>
              <w:rPr>
                <w:rFonts w:eastAsiaTheme="minorEastAsia"/>
                <w:noProof/>
              </w:rPr>
              <w:tab/>
            </w:r>
            <w:r w:rsidRPr="00017DDC">
              <w:rPr>
                <w:rStyle w:val="Hyperlink"/>
                <w:noProof/>
              </w:rPr>
              <w:t>View User Profile</w:t>
            </w:r>
            <w:r>
              <w:rPr>
                <w:noProof/>
                <w:webHidden/>
              </w:rPr>
              <w:tab/>
            </w:r>
            <w:r>
              <w:rPr>
                <w:noProof/>
                <w:webHidden/>
              </w:rPr>
              <w:fldChar w:fldCharType="begin"/>
            </w:r>
            <w:r>
              <w:rPr>
                <w:noProof/>
                <w:webHidden/>
              </w:rPr>
              <w:instrText xml:space="preserve"> PAGEREF _Toc344810247 \h </w:instrText>
            </w:r>
            <w:r>
              <w:rPr>
                <w:noProof/>
                <w:webHidden/>
              </w:rPr>
            </w:r>
            <w:r>
              <w:rPr>
                <w:noProof/>
                <w:webHidden/>
              </w:rPr>
              <w:fldChar w:fldCharType="separate"/>
            </w:r>
            <w:r>
              <w:rPr>
                <w:noProof/>
                <w:webHidden/>
              </w:rPr>
              <w:t>56</w:t>
            </w:r>
            <w:r>
              <w:rPr>
                <w:noProof/>
                <w:webHidden/>
              </w:rPr>
              <w:fldChar w:fldCharType="end"/>
            </w:r>
          </w:hyperlink>
        </w:p>
        <w:p w:rsidR="00CC3D22" w:rsidRDefault="00CC3D22">
          <w:pPr>
            <w:pStyle w:val="TOC2"/>
            <w:rPr>
              <w:rFonts w:eastAsiaTheme="minorEastAsia"/>
              <w:noProof/>
            </w:rPr>
          </w:pPr>
          <w:hyperlink w:anchor="_Toc344810248" w:history="1">
            <w:r w:rsidRPr="00017DDC">
              <w:rPr>
                <w:rStyle w:val="Hyperlink"/>
                <w:noProof/>
              </w:rPr>
              <w:t>v.</w:t>
            </w:r>
            <w:r>
              <w:rPr>
                <w:rFonts w:eastAsiaTheme="minorEastAsia"/>
                <w:noProof/>
              </w:rPr>
              <w:tab/>
            </w:r>
            <w:r w:rsidRPr="00017DDC">
              <w:rPr>
                <w:rStyle w:val="Hyperlink"/>
                <w:noProof/>
              </w:rPr>
              <w:t>Delete User</w:t>
            </w:r>
            <w:r>
              <w:rPr>
                <w:noProof/>
                <w:webHidden/>
              </w:rPr>
              <w:tab/>
            </w:r>
            <w:r>
              <w:rPr>
                <w:noProof/>
                <w:webHidden/>
              </w:rPr>
              <w:fldChar w:fldCharType="begin"/>
            </w:r>
            <w:r>
              <w:rPr>
                <w:noProof/>
                <w:webHidden/>
              </w:rPr>
              <w:instrText xml:space="preserve"> PAGEREF _Toc344810248 \h </w:instrText>
            </w:r>
            <w:r>
              <w:rPr>
                <w:noProof/>
                <w:webHidden/>
              </w:rPr>
            </w:r>
            <w:r>
              <w:rPr>
                <w:noProof/>
                <w:webHidden/>
              </w:rPr>
              <w:fldChar w:fldCharType="separate"/>
            </w:r>
            <w:r>
              <w:rPr>
                <w:noProof/>
                <w:webHidden/>
              </w:rPr>
              <w:t>56</w:t>
            </w:r>
            <w:r>
              <w:rPr>
                <w:noProof/>
                <w:webHidden/>
              </w:rPr>
              <w:fldChar w:fldCharType="end"/>
            </w:r>
          </w:hyperlink>
        </w:p>
        <w:p w:rsidR="00CC3D22" w:rsidRDefault="00CC3D22">
          <w:pPr>
            <w:pStyle w:val="TOC2"/>
            <w:rPr>
              <w:rFonts w:eastAsiaTheme="minorEastAsia"/>
              <w:noProof/>
            </w:rPr>
          </w:pPr>
          <w:hyperlink w:anchor="_Toc344810249" w:history="1">
            <w:r w:rsidRPr="00017DDC">
              <w:rPr>
                <w:rStyle w:val="Hyperlink"/>
                <w:noProof/>
              </w:rPr>
              <w:t>vi.</w:t>
            </w:r>
            <w:r>
              <w:rPr>
                <w:rFonts w:eastAsiaTheme="minorEastAsia"/>
                <w:noProof/>
              </w:rPr>
              <w:tab/>
            </w:r>
            <w:r w:rsidRPr="00017DDC">
              <w:rPr>
                <w:rStyle w:val="Hyperlink"/>
                <w:noProof/>
              </w:rPr>
              <w:t>Manage Groups</w:t>
            </w:r>
            <w:r>
              <w:rPr>
                <w:noProof/>
                <w:webHidden/>
              </w:rPr>
              <w:tab/>
            </w:r>
            <w:r>
              <w:rPr>
                <w:noProof/>
                <w:webHidden/>
              </w:rPr>
              <w:fldChar w:fldCharType="begin"/>
            </w:r>
            <w:r>
              <w:rPr>
                <w:noProof/>
                <w:webHidden/>
              </w:rPr>
              <w:instrText xml:space="preserve"> PAGEREF _Toc344810249 \h </w:instrText>
            </w:r>
            <w:r>
              <w:rPr>
                <w:noProof/>
                <w:webHidden/>
              </w:rPr>
            </w:r>
            <w:r>
              <w:rPr>
                <w:noProof/>
                <w:webHidden/>
              </w:rPr>
              <w:fldChar w:fldCharType="separate"/>
            </w:r>
            <w:r>
              <w:rPr>
                <w:noProof/>
                <w:webHidden/>
              </w:rPr>
              <w:t>57</w:t>
            </w:r>
            <w:r>
              <w:rPr>
                <w:noProof/>
                <w:webHidden/>
              </w:rPr>
              <w:fldChar w:fldCharType="end"/>
            </w:r>
          </w:hyperlink>
        </w:p>
        <w:p w:rsidR="00CC3D22" w:rsidRDefault="00CC3D22">
          <w:pPr>
            <w:pStyle w:val="TOC1"/>
            <w:tabs>
              <w:tab w:val="left" w:pos="660"/>
              <w:tab w:val="right" w:leader="dot" w:pos="9450"/>
            </w:tabs>
            <w:rPr>
              <w:rFonts w:eastAsiaTheme="minorEastAsia"/>
              <w:noProof/>
            </w:rPr>
          </w:pPr>
          <w:hyperlink w:anchor="_Toc344810250" w:history="1">
            <w:r w:rsidRPr="00017DDC">
              <w:rPr>
                <w:rStyle w:val="Hyperlink"/>
                <w:noProof/>
              </w:rPr>
              <w:t>11.</w:t>
            </w:r>
            <w:r>
              <w:rPr>
                <w:rFonts w:eastAsiaTheme="minorEastAsia"/>
                <w:noProof/>
              </w:rPr>
              <w:tab/>
            </w:r>
            <w:r w:rsidRPr="00017DDC">
              <w:rPr>
                <w:rStyle w:val="Hyperlink"/>
                <w:noProof/>
              </w:rPr>
              <w:t>My Profile</w:t>
            </w:r>
            <w:r>
              <w:rPr>
                <w:noProof/>
                <w:webHidden/>
              </w:rPr>
              <w:tab/>
            </w:r>
            <w:r>
              <w:rPr>
                <w:noProof/>
                <w:webHidden/>
              </w:rPr>
              <w:fldChar w:fldCharType="begin"/>
            </w:r>
            <w:r>
              <w:rPr>
                <w:noProof/>
                <w:webHidden/>
              </w:rPr>
              <w:instrText xml:space="preserve"> PAGEREF _Toc344810250 \h </w:instrText>
            </w:r>
            <w:r>
              <w:rPr>
                <w:noProof/>
                <w:webHidden/>
              </w:rPr>
            </w:r>
            <w:r>
              <w:rPr>
                <w:noProof/>
                <w:webHidden/>
              </w:rPr>
              <w:fldChar w:fldCharType="separate"/>
            </w:r>
            <w:r>
              <w:rPr>
                <w:noProof/>
                <w:webHidden/>
              </w:rPr>
              <w:t>58</w:t>
            </w:r>
            <w:r>
              <w:rPr>
                <w:noProof/>
                <w:webHidden/>
              </w:rPr>
              <w:fldChar w:fldCharType="end"/>
            </w:r>
          </w:hyperlink>
        </w:p>
        <w:p w:rsidR="00CC3D22" w:rsidRDefault="00CC3D22">
          <w:pPr>
            <w:pStyle w:val="TOC2"/>
            <w:rPr>
              <w:rFonts w:eastAsiaTheme="minorEastAsia"/>
              <w:noProof/>
            </w:rPr>
          </w:pPr>
          <w:hyperlink w:anchor="_Toc344810251" w:history="1">
            <w:r w:rsidRPr="00017DDC">
              <w:rPr>
                <w:rStyle w:val="Hyperlink"/>
                <w:noProof/>
              </w:rPr>
              <w:t>i.</w:t>
            </w:r>
            <w:r>
              <w:rPr>
                <w:rFonts w:eastAsiaTheme="minorEastAsia"/>
                <w:noProof/>
              </w:rPr>
              <w:tab/>
            </w:r>
            <w:r w:rsidRPr="00017DDC">
              <w:rPr>
                <w:rStyle w:val="Hyperlink"/>
                <w:noProof/>
              </w:rPr>
              <w:t>How to create profile</w:t>
            </w:r>
            <w:r>
              <w:rPr>
                <w:noProof/>
                <w:webHidden/>
              </w:rPr>
              <w:tab/>
            </w:r>
            <w:r>
              <w:rPr>
                <w:noProof/>
                <w:webHidden/>
              </w:rPr>
              <w:fldChar w:fldCharType="begin"/>
            </w:r>
            <w:r>
              <w:rPr>
                <w:noProof/>
                <w:webHidden/>
              </w:rPr>
              <w:instrText xml:space="preserve"> PAGEREF _Toc344810251 \h </w:instrText>
            </w:r>
            <w:r>
              <w:rPr>
                <w:noProof/>
                <w:webHidden/>
              </w:rPr>
            </w:r>
            <w:r>
              <w:rPr>
                <w:noProof/>
                <w:webHidden/>
              </w:rPr>
              <w:fldChar w:fldCharType="separate"/>
            </w:r>
            <w:r>
              <w:rPr>
                <w:noProof/>
                <w:webHidden/>
              </w:rPr>
              <w:t>58</w:t>
            </w:r>
            <w:r>
              <w:rPr>
                <w:noProof/>
                <w:webHidden/>
              </w:rPr>
              <w:fldChar w:fldCharType="end"/>
            </w:r>
          </w:hyperlink>
        </w:p>
        <w:p w:rsidR="00CC3D22" w:rsidRDefault="00CC3D22">
          <w:pPr>
            <w:pStyle w:val="TOC2"/>
            <w:rPr>
              <w:rFonts w:eastAsiaTheme="minorEastAsia"/>
              <w:noProof/>
            </w:rPr>
          </w:pPr>
          <w:hyperlink w:anchor="_Toc344810252" w:history="1">
            <w:r w:rsidRPr="00017DDC">
              <w:rPr>
                <w:rStyle w:val="Hyperlink"/>
                <w:noProof/>
              </w:rPr>
              <w:t>ii.</w:t>
            </w:r>
            <w:r>
              <w:rPr>
                <w:rFonts w:eastAsiaTheme="minorEastAsia"/>
                <w:noProof/>
              </w:rPr>
              <w:tab/>
            </w:r>
            <w:r w:rsidRPr="00017DDC">
              <w:rPr>
                <w:rStyle w:val="Hyperlink"/>
                <w:noProof/>
              </w:rPr>
              <w:t>Update Profile</w:t>
            </w:r>
            <w:r>
              <w:rPr>
                <w:noProof/>
                <w:webHidden/>
              </w:rPr>
              <w:tab/>
            </w:r>
            <w:r>
              <w:rPr>
                <w:noProof/>
                <w:webHidden/>
              </w:rPr>
              <w:fldChar w:fldCharType="begin"/>
            </w:r>
            <w:r>
              <w:rPr>
                <w:noProof/>
                <w:webHidden/>
              </w:rPr>
              <w:instrText xml:space="preserve"> PAGEREF _Toc344810252 \h </w:instrText>
            </w:r>
            <w:r>
              <w:rPr>
                <w:noProof/>
                <w:webHidden/>
              </w:rPr>
            </w:r>
            <w:r>
              <w:rPr>
                <w:noProof/>
                <w:webHidden/>
              </w:rPr>
              <w:fldChar w:fldCharType="separate"/>
            </w:r>
            <w:r>
              <w:rPr>
                <w:noProof/>
                <w:webHidden/>
              </w:rPr>
              <w:t>58</w:t>
            </w:r>
            <w:r>
              <w:rPr>
                <w:noProof/>
                <w:webHidden/>
              </w:rPr>
              <w:fldChar w:fldCharType="end"/>
            </w:r>
          </w:hyperlink>
        </w:p>
        <w:p w:rsidR="00CC3D22" w:rsidRDefault="00CC3D22">
          <w:pPr>
            <w:pStyle w:val="TOC1"/>
            <w:tabs>
              <w:tab w:val="left" w:pos="660"/>
              <w:tab w:val="right" w:leader="dot" w:pos="9450"/>
            </w:tabs>
            <w:rPr>
              <w:rFonts w:eastAsiaTheme="minorEastAsia"/>
              <w:noProof/>
            </w:rPr>
          </w:pPr>
          <w:hyperlink w:anchor="_Toc344810253" w:history="1">
            <w:r w:rsidRPr="00017DDC">
              <w:rPr>
                <w:rStyle w:val="Hyperlink"/>
                <w:noProof/>
              </w:rPr>
              <w:t>12.</w:t>
            </w:r>
            <w:r>
              <w:rPr>
                <w:rFonts w:eastAsiaTheme="minorEastAsia"/>
                <w:noProof/>
              </w:rPr>
              <w:tab/>
            </w:r>
            <w:r w:rsidRPr="00017DDC">
              <w:rPr>
                <w:rStyle w:val="Hyperlink"/>
                <w:noProof/>
              </w:rPr>
              <w:t>Other Options</w:t>
            </w:r>
            <w:r>
              <w:rPr>
                <w:noProof/>
                <w:webHidden/>
              </w:rPr>
              <w:tab/>
            </w:r>
            <w:r>
              <w:rPr>
                <w:noProof/>
                <w:webHidden/>
              </w:rPr>
              <w:fldChar w:fldCharType="begin"/>
            </w:r>
            <w:r>
              <w:rPr>
                <w:noProof/>
                <w:webHidden/>
              </w:rPr>
              <w:instrText xml:space="preserve"> PAGEREF _Toc344810253 \h </w:instrText>
            </w:r>
            <w:r>
              <w:rPr>
                <w:noProof/>
                <w:webHidden/>
              </w:rPr>
            </w:r>
            <w:r>
              <w:rPr>
                <w:noProof/>
                <w:webHidden/>
              </w:rPr>
              <w:fldChar w:fldCharType="separate"/>
            </w:r>
            <w:r>
              <w:rPr>
                <w:noProof/>
                <w:webHidden/>
              </w:rPr>
              <w:t>59</w:t>
            </w:r>
            <w:r>
              <w:rPr>
                <w:noProof/>
                <w:webHidden/>
              </w:rPr>
              <w:fldChar w:fldCharType="end"/>
            </w:r>
          </w:hyperlink>
        </w:p>
        <w:p w:rsidR="00CC3D22" w:rsidRDefault="00CC3D22">
          <w:pPr>
            <w:pStyle w:val="TOC2"/>
            <w:rPr>
              <w:rFonts w:eastAsiaTheme="minorEastAsia"/>
              <w:noProof/>
            </w:rPr>
          </w:pPr>
          <w:hyperlink w:anchor="_Toc344810254" w:history="1">
            <w:r w:rsidRPr="00017DDC">
              <w:rPr>
                <w:rStyle w:val="Hyperlink"/>
                <w:noProof/>
                <w:highlight w:val="yellow"/>
              </w:rPr>
              <w:t>i.</w:t>
            </w:r>
            <w:r>
              <w:rPr>
                <w:rFonts w:eastAsiaTheme="minorEastAsia"/>
                <w:noProof/>
              </w:rPr>
              <w:tab/>
            </w:r>
            <w:r w:rsidRPr="00017DDC">
              <w:rPr>
                <w:rStyle w:val="Hyperlink"/>
                <w:noProof/>
                <w:highlight w:val="yellow"/>
              </w:rPr>
              <w:t>Resize</w:t>
            </w:r>
            <w:r>
              <w:rPr>
                <w:noProof/>
                <w:webHidden/>
              </w:rPr>
              <w:tab/>
            </w:r>
            <w:r>
              <w:rPr>
                <w:noProof/>
                <w:webHidden/>
              </w:rPr>
              <w:fldChar w:fldCharType="begin"/>
            </w:r>
            <w:r>
              <w:rPr>
                <w:noProof/>
                <w:webHidden/>
              </w:rPr>
              <w:instrText xml:space="preserve"> PAGEREF _Toc344810254 \h </w:instrText>
            </w:r>
            <w:r>
              <w:rPr>
                <w:noProof/>
                <w:webHidden/>
              </w:rPr>
            </w:r>
            <w:r>
              <w:rPr>
                <w:noProof/>
                <w:webHidden/>
              </w:rPr>
              <w:fldChar w:fldCharType="separate"/>
            </w:r>
            <w:r>
              <w:rPr>
                <w:noProof/>
                <w:webHidden/>
              </w:rPr>
              <w:t>59</w:t>
            </w:r>
            <w:r>
              <w:rPr>
                <w:noProof/>
                <w:webHidden/>
              </w:rPr>
              <w:fldChar w:fldCharType="end"/>
            </w:r>
          </w:hyperlink>
        </w:p>
        <w:p w:rsidR="00CC3D22" w:rsidRDefault="00CC3D22">
          <w:pPr>
            <w:pStyle w:val="TOC2"/>
            <w:rPr>
              <w:rFonts w:eastAsiaTheme="minorEastAsia"/>
              <w:noProof/>
            </w:rPr>
          </w:pPr>
          <w:hyperlink w:anchor="_Toc344810255" w:history="1">
            <w:r w:rsidRPr="00017DDC">
              <w:rPr>
                <w:rStyle w:val="Hyperlink"/>
                <w:noProof/>
              </w:rPr>
              <w:t>ii.</w:t>
            </w:r>
            <w:r>
              <w:rPr>
                <w:rFonts w:eastAsiaTheme="minorEastAsia"/>
                <w:noProof/>
              </w:rPr>
              <w:tab/>
            </w:r>
            <w:r w:rsidRPr="00017DDC">
              <w:rPr>
                <w:rStyle w:val="Hyperlink"/>
                <w:noProof/>
              </w:rPr>
              <w:t>Remove Theme</w:t>
            </w:r>
            <w:r>
              <w:rPr>
                <w:noProof/>
                <w:webHidden/>
              </w:rPr>
              <w:tab/>
            </w:r>
            <w:r>
              <w:rPr>
                <w:noProof/>
                <w:webHidden/>
              </w:rPr>
              <w:fldChar w:fldCharType="begin"/>
            </w:r>
            <w:r>
              <w:rPr>
                <w:noProof/>
                <w:webHidden/>
              </w:rPr>
              <w:instrText xml:space="preserve"> PAGEREF _Toc344810255 \h </w:instrText>
            </w:r>
            <w:r>
              <w:rPr>
                <w:noProof/>
                <w:webHidden/>
              </w:rPr>
            </w:r>
            <w:r>
              <w:rPr>
                <w:noProof/>
                <w:webHidden/>
              </w:rPr>
              <w:fldChar w:fldCharType="separate"/>
            </w:r>
            <w:r>
              <w:rPr>
                <w:noProof/>
                <w:webHidden/>
              </w:rPr>
              <w:t>59</w:t>
            </w:r>
            <w:r>
              <w:rPr>
                <w:noProof/>
                <w:webHidden/>
              </w:rPr>
              <w:fldChar w:fldCharType="end"/>
            </w:r>
          </w:hyperlink>
        </w:p>
        <w:p w:rsidR="00CC3D22" w:rsidRDefault="00CC3D22">
          <w:pPr>
            <w:pStyle w:val="TOC2"/>
            <w:rPr>
              <w:rFonts w:eastAsiaTheme="minorEastAsia"/>
              <w:noProof/>
            </w:rPr>
          </w:pPr>
          <w:hyperlink w:anchor="_Toc344810256" w:history="1">
            <w:r w:rsidRPr="00017DDC">
              <w:rPr>
                <w:rStyle w:val="Hyperlink"/>
                <w:noProof/>
              </w:rPr>
              <w:t>iii.</w:t>
            </w:r>
            <w:r>
              <w:rPr>
                <w:rFonts w:eastAsiaTheme="minorEastAsia"/>
                <w:noProof/>
              </w:rPr>
              <w:tab/>
            </w:r>
            <w:r w:rsidRPr="00017DDC">
              <w:rPr>
                <w:rStyle w:val="Hyperlink"/>
                <w:noProof/>
              </w:rPr>
              <w:t>Change Password</w:t>
            </w:r>
            <w:r>
              <w:rPr>
                <w:noProof/>
                <w:webHidden/>
              </w:rPr>
              <w:tab/>
            </w:r>
            <w:r>
              <w:rPr>
                <w:noProof/>
                <w:webHidden/>
              </w:rPr>
              <w:fldChar w:fldCharType="begin"/>
            </w:r>
            <w:r>
              <w:rPr>
                <w:noProof/>
                <w:webHidden/>
              </w:rPr>
              <w:instrText xml:space="preserve"> PAGEREF _Toc344810256 \h </w:instrText>
            </w:r>
            <w:r>
              <w:rPr>
                <w:noProof/>
                <w:webHidden/>
              </w:rPr>
            </w:r>
            <w:r>
              <w:rPr>
                <w:noProof/>
                <w:webHidden/>
              </w:rPr>
              <w:fldChar w:fldCharType="separate"/>
            </w:r>
            <w:r>
              <w:rPr>
                <w:noProof/>
                <w:webHidden/>
              </w:rPr>
              <w:t>59</w:t>
            </w:r>
            <w:r>
              <w:rPr>
                <w:noProof/>
                <w:webHidden/>
              </w:rPr>
              <w:fldChar w:fldCharType="end"/>
            </w:r>
          </w:hyperlink>
        </w:p>
        <w:p w:rsidR="00CC3D22" w:rsidRDefault="00CC3D22">
          <w:pPr>
            <w:pStyle w:val="TOC2"/>
            <w:rPr>
              <w:rFonts w:eastAsiaTheme="minorEastAsia"/>
              <w:noProof/>
            </w:rPr>
          </w:pPr>
          <w:hyperlink w:anchor="_Toc344810257" w:history="1">
            <w:r w:rsidRPr="00017DDC">
              <w:rPr>
                <w:rStyle w:val="Hyperlink"/>
                <w:noProof/>
                <w:highlight w:val="yellow"/>
              </w:rPr>
              <w:t>iv.</w:t>
            </w:r>
            <w:r>
              <w:rPr>
                <w:rFonts w:eastAsiaTheme="minorEastAsia"/>
                <w:noProof/>
              </w:rPr>
              <w:tab/>
            </w:r>
            <w:r w:rsidRPr="00017DDC">
              <w:rPr>
                <w:rStyle w:val="Hyperlink"/>
                <w:noProof/>
                <w:highlight w:val="yellow"/>
              </w:rPr>
              <w:t>Help</w:t>
            </w:r>
            <w:r>
              <w:rPr>
                <w:noProof/>
                <w:webHidden/>
              </w:rPr>
              <w:tab/>
            </w:r>
            <w:r>
              <w:rPr>
                <w:noProof/>
                <w:webHidden/>
              </w:rPr>
              <w:fldChar w:fldCharType="begin"/>
            </w:r>
            <w:r>
              <w:rPr>
                <w:noProof/>
                <w:webHidden/>
              </w:rPr>
              <w:instrText xml:space="preserve"> PAGEREF _Toc344810257 \h </w:instrText>
            </w:r>
            <w:r>
              <w:rPr>
                <w:noProof/>
                <w:webHidden/>
              </w:rPr>
            </w:r>
            <w:r>
              <w:rPr>
                <w:noProof/>
                <w:webHidden/>
              </w:rPr>
              <w:fldChar w:fldCharType="separate"/>
            </w:r>
            <w:r>
              <w:rPr>
                <w:noProof/>
                <w:webHidden/>
              </w:rPr>
              <w:t>59</w:t>
            </w:r>
            <w:r>
              <w:rPr>
                <w:noProof/>
                <w:webHidden/>
              </w:rPr>
              <w:fldChar w:fldCharType="end"/>
            </w:r>
          </w:hyperlink>
        </w:p>
        <w:p w:rsidR="00CC3D22" w:rsidRDefault="00CC3D22">
          <w:pPr>
            <w:pStyle w:val="TOC2"/>
            <w:rPr>
              <w:rFonts w:eastAsiaTheme="minorEastAsia"/>
              <w:noProof/>
            </w:rPr>
          </w:pPr>
          <w:hyperlink w:anchor="_Toc344810258" w:history="1">
            <w:r w:rsidRPr="00017DDC">
              <w:rPr>
                <w:rStyle w:val="Hyperlink"/>
                <w:noProof/>
              </w:rPr>
              <w:t>v.</w:t>
            </w:r>
            <w:r>
              <w:rPr>
                <w:rFonts w:eastAsiaTheme="minorEastAsia"/>
                <w:noProof/>
              </w:rPr>
              <w:tab/>
            </w:r>
            <w:r w:rsidRPr="00017DDC">
              <w:rPr>
                <w:rStyle w:val="Hyperlink"/>
                <w:noProof/>
              </w:rPr>
              <w:t>Sign-Out</w:t>
            </w:r>
            <w:r>
              <w:rPr>
                <w:noProof/>
                <w:webHidden/>
              </w:rPr>
              <w:tab/>
            </w:r>
            <w:r>
              <w:rPr>
                <w:noProof/>
                <w:webHidden/>
              </w:rPr>
              <w:fldChar w:fldCharType="begin"/>
            </w:r>
            <w:r>
              <w:rPr>
                <w:noProof/>
                <w:webHidden/>
              </w:rPr>
              <w:instrText xml:space="preserve"> PAGEREF _Toc344810258 \h </w:instrText>
            </w:r>
            <w:r>
              <w:rPr>
                <w:noProof/>
                <w:webHidden/>
              </w:rPr>
            </w:r>
            <w:r>
              <w:rPr>
                <w:noProof/>
                <w:webHidden/>
              </w:rPr>
              <w:fldChar w:fldCharType="separate"/>
            </w:r>
            <w:r>
              <w:rPr>
                <w:noProof/>
                <w:webHidden/>
              </w:rPr>
              <w:t>59</w:t>
            </w:r>
            <w:r>
              <w:rPr>
                <w:noProof/>
                <w:webHidden/>
              </w:rPr>
              <w:fldChar w:fldCharType="end"/>
            </w:r>
          </w:hyperlink>
        </w:p>
        <w:p w:rsidR="00CC3D22" w:rsidRDefault="00CC3D22">
          <w:pPr>
            <w:pStyle w:val="TOC1"/>
            <w:tabs>
              <w:tab w:val="left" w:pos="660"/>
              <w:tab w:val="right" w:leader="dot" w:pos="9450"/>
            </w:tabs>
            <w:rPr>
              <w:rFonts w:eastAsiaTheme="minorEastAsia"/>
              <w:noProof/>
            </w:rPr>
          </w:pPr>
          <w:hyperlink w:anchor="_Toc344810259" w:history="1">
            <w:r w:rsidRPr="00017DDC">
              <w:rPr>
                <w:rStyle w:val="Hyperlink"/>
                <w:noProof/>
              </w:rPr>
              <w:t>13.</w:t>
            </w:r>
            <w:r>
              <w:rPr>
                <w:rFonts w:eastAsiaTheme="minorEastAsia"/>
                <w:noProof/>
              </w:rPr>
              <w:tab/>
            </w:r>
            <w:r w:rsidRPr="00017DDC">
              <w:rPr>
                <w:rStyle w:val="Hyperlink"/>
                <w:noProof/>
              </w:rPr>
              <w:t>Apply a Theme</w:t>
            </w:r>
            <w:r>
              <w:rPr>
                <w:noProof/>
                <w:webHidden/>
              </w:rPr>
              <w:tab/>
            </w:r>
            <w:r>
              <w:rPr>
                <w:noProof/>
                <w:webHidden/>
              </w:rPr>
              <w:fldChar w:fldCharType="begin"/>
            </w:r>
            <w:r>
              <w:rPr>
                <w:noProof/>
                <w:webHidden/>
              </w:rPr>
              <w:instrText xml:space="preserve"> PAGEREF _Toc344810259 \h </w:instrText>
            </w:r>
            <w:r>
              <w:rPr>
                <w:noProof/>
                <w:webHidden/>
              </w:rPr>
            </w:r>
            <w:r>
              <w:rPr>
                <w:noProof/>
                <w:webHidden/>
              </w:rPr>
              <w:fldChar w:fldCharType="separate"/>
            </w:r>
            <w:r>
              <w:rPr>
                <w:noProof/>
                <w:webHidden/>
              </w:rPr>
              <w:t>60</w:t>
            </w:r>
            <w:r>
              <w:rPr>
                <w:noProof/>
                <w:webHidden/>
              </w:rPr>
              <w:fldChar w:fldCharType="end"/>
            </w:r>
          </w:hyperlink>
        </w:p>
        <w:p w:rsidR="00CC3D22" w:rsidRDefault="00CC3D22">
          <w:pPr>
            <w:pStyle w:val="TOC1"/>
            <w:tabs>
              <w:tab w:val="left" w:pos="660"/>
              <w:tab w:val="right" w:leader="dot" w:pos="9450"/>
            </w:tabs>
            <w:rPr>
              <w:rFonts w:eastAsiaTheme="minorEastAsia"/>
              <w:noProof/>
            </w:rPr>
          </w:pPr>
          <w:hyperlink w:anchor="_Toc344810260" w:history="1">
            <w:r w:rsidRPr="00017DDC">
              <w:rPr>
                <w:rStyle w:val="Hyperlink"/>
                <w:noProof/>
              </w:rPr>
              <w:t>14.</w:t>
            </w:r>
            <w:r>
              <w:rPr>
                <w:rFonts w:eastAsiaTheme="minorEastAsia"/>
                <w:noProof/>
              </w:rPr>
              <w:tab/>
            </w:r>
            <w:r w:rsidRPr="00017DDC">
              <w:rPr>
                <w:rStyle w:val="Hyperlink"/>
                <w:noProof/>
              </w:rPr>
              <w:t>Conclusion</w:t>
            </w:r>
            <w:r>
              <w:rPr>
                <w:noProof/>
                <w:webHidden/>
              </w:rPr>
              <w:tab/>
            </w:r>
            <w:r>
              <w:rPr>
                <w:noProof/>
                <w:webHidden/>
              </w:rPr>
              <w:fldChar w:fldCharType="begin"/>
            </w:r>
            <w:r>
              <w:rPr>
                <w:noProof/>
                <w:webHidden/>
              </w:rPr>
              <w:instrText xml:space="preserve"> PAGEREF _Toc344810260 \h </w:instrText>
            </w:r>
            <w:r>
              <w:rPr>
                <w:noProof/>
                <w:webHidden/>
              </w:rPr>
            </w:r>
            <w:r>
              <w:rPr>
                <w:noProof/>
                <w:webHidden/>
              </w:rPr>
              <w:fldChar w:fldCharType="separate"/>
            </w:r>
            <w:r>
              <w:rPr>
                <w:noProof/>
                <w:webHidden/>
              </w:rPr>
              <w:t>60</w:t>
            </w:r>
            <w:r>
              <w:rPr>
                <w:noProof/>
                <w:webHidden/>
              </w:rPr>
              <w:fldChar w:fldCharType="end"/>
            </w:r>
          </w:hyperlink>
        </w:p>
        <w:p w:rsidR="00697188" w:rsidRDefault="00520C27">
          <w:r>
            <w:fldChar w:fldCharType="end"/>
          </w:r>
        </w:p>
      </w:sdtContent>
    </w:sdt>
    <w:p w:rsidR="002E476C" w:rsidRPr="002E476C" w:rsidRDefault="00CA5BCC" w:rsidP="002E476C">
      <w:pPr>
        <w:pStyle w:val="Heading1"/>
        <w:numPr>
          <w:ilvl w:val="0"/>
          <w:numId w:val="1"/>
        </w:numPr>
      </w:pPr>
      <w:bookmarkStart w:id="0" w:name="_Toc344810130"/>
      <w:r>
        <w:t>G</w:t>
      </w:r>
      <w:r w:rsidR="003A59EE">
        <w:t>etting Started</w:t>
      </w:r>
      <w:r>
        <w:t xml:space="preserve">/Start with </w:t>
      </w:r>
      <w:r w:rsidR="00D356F1">
        <w:t>GoAssess</w:t>
      </w:r>
      <w:bookmarkEnd w:id="0"/>
    </w:p>
    <w:p w:rsidR="000A32E5" w:rsidRDefault="00462C02" w:rsidP="001B0550">
      <w:pPr>
        <w:pStyle w:val="Heading2"/>
      </w:pPr>
      <w:bookmarkStart w:id="1" w:name="_Toc344810131"/>
      <w:r>
        <w:t xml:space="preserve">How to get </w:t>
      </w:r>
      <w:r w:rsidR="00D356F1">
        <w:t xml:space="preserve">GoAssess </w:t>
      </w:r>
      <w:r>
        <w:t>account</w:t>
      </w:r>
      <w:bookmarkEnd w:id="1"/>
    </w:p>
    <w:p w:rsidR="00D46E8B" w:rsidRDefault="00D46E8B" w:rsidP="00D46E8B">
      <w:pPr>
        <w:ind w:left="1440" w:firstLine="3600"/>
      </w:pPr>
      <w:r>
        <w:t xml:space="preserve">Go to </w:t>
      </w:r>
      <w:hyperlink r:id="rId9" w:history="1">
        <w:r w:rsidRPr="000E6B13">
          <w:rPr>
            <w:rStyle w:val="Hyperlink"/>
          </w:rPr>
          <w:t>www.Goassess.com</w:t>
        </w:r>
      </w:hyperlink>
      <w:r>
        <w:rPr>
          <w:color w:val="548DD4" w:themeColor="text2" w:themeTint="99"/>
          <w:u w:val="single"/>
        </w:rPr>
        <w:t xml:space="preserve">  </w:t>
      </w:r>
      <w:r>
        <w:t xml:space="preserve">Press Sign-Up </w:t>
      </w:r>
      <w:r w:rsidR="00526251">
        <w:t xml:space="preserve">and </w:t>
      </w:r>
      <w:r w:rsidR="00526251">
        <w:rPr>
          <w:i/>
        </w:rPr>
        <w:t>Provide following</w:t>
      </w:r>
      <w:r w:rsidR="00D356F1">
        <w:rPr>
          <w:i/>
        </w:rPr>
        <w:t xml:space="preserve"> information to get</w:t>
      </w:r>
      <w:r w:rsidRPr="00D46E8B">
        <w:rPr>
          <w:i/>
        </w:rPr>
        <w:t xml:space="preserve"> GoAssess account</w:t>
      </w:r>
    </w:p>
    <w:p w:rsidR="00D46E8B" w:rsidRDefault="00D356F1" w:rsidP="00C324FF">
      <w:pPr>
        <w:pStyle w:val="ListParagraph"/>
        <w:numPr>
          <w:ilvl w:val="0"/>
          <w:numId w:val="41"/>
        </w:numPr>
      </w:pPr>
      <w:r>
        <w:t>N</w:t>
      </w:r>
      <w:r w:rsidR="00D46E8B">
        <w:t>ame</w:t>
      </w:r>
    </w:p>
    <w:p w:rsidR="00D46E8B" w:rsidRDefault="00A301A6" w:rsidP="00C324FF">
      <w:pPr>
        <w:pStyle w:val="ListParagraph"/>
        <w:numPr>
          <w:ilvl w:val="0"/>
          <w:numId w:val="41"/>
        </w:numPr>
      </w:pPr>
      <w:r>
        <w:t>company name</w:t>
      </w:r>
    </w:p>
    <w:p w:rsidR="00A301A6" w:rsidRDefault="00A301A6" w:rsidP="00C324FF">
      <w:pPr>
        <w:pStyle w:val="ListParagraph"/>
        <w:numPr>
          <w:ilvl w:val="0"/>
          <w:numId w:val="41"/>
        </w:numPr>
      </w:pPr>
      <w:r>
        <w:t xml:space="preserve">Valid Email </w:t>
      </w:r>
      <w:r w:rsidR="00D356F1">
        <w:t>address</w:t>
      </w:r>
    </w:p>
    <w:p w:rsidR="00A301A6" w:rsidRDefault="00A301A6" w:rsidP="00C324FF">
      <w:pPr>
        <w:pStyle w:val="ListParagraph"/>
        <w:numPr>
          <w:ilvl w:val="0"/>
          <w:numId w:val="41"/>
        </w:numPr>
      </w:pPr>
      <w:r>
        <w:t>Telephone number</w:t>
      </w:r>
    </w:p>
    <w:p w:rsidR="00A301A6" w:rsidRDefault="00A301A6" w:rsidP="00C324FF">
      <w:pPr>
        <w:pStyle w:val="ListParagraph"/>
        <w:numPr>
          <w:ilvl w:val="0"/>
          <w:numId w:val="41"/>
        </w:numPr>
      </w:pPr>
      <w:r>
        <w:t>Select account type</w:t>
      </w:r>
    </w:p>
    <w:p w:rsidR="00A301A6" w:rsidRDefault="00A301A6" w:rsidP="00C324FF">
      <w:pPr>
        <w:pStyle w:val="ListParagraph"/>
        <w:numPr>
          <w:ilvl w:val="0"/>
          <w:numId w:val="41"/>
        </w:numPr>
      </w:pPr>
      <w:r>
        <w:t>Select country</w:t>
      </w:r>
    </w:p>
    <w:p w:rsidR="00A301A6" w:rsidRDefault="00A301A6" w:rsidP="00C324FF">
      <w:pPr>
        <w:pStyle w:val="ListParagraph"/>
        <w:numPr>
          <w:ilvl w:val="0"/>
          <w:numId w:val="41"/>
        </w:numPr>
      </w:pPr>
      <w:r>
        <w:t>Enter city name</w:t>
      </w:r>
    </w:p>
    <w:p w:rsidR="00A301A6" w:rsidRDefault="00A301A6" w:rsidP="00C324FF">
      <w:pPr>
        <w:pStyle w:val="ListParagraph"/>
        <w:numPr>
          <w:ilvl w:val="0"/>
          <w:numId w:val="41"/>
        </w:numPr>
      </w:pPr>
      <w:r>
        <w:t>Select type of the organization</w:t>
      </w:r>
    </w:p>
    <w:p w:rsidR="00A301A6" w:rsidRDefault="00A301A6" w:rsidP="00C324FF">
      <w:pPr>
        <w:pStyle w:val="ListParagraph"/>
        <w:numPr>
          <w:ilvl w:val="0"/>
          <w:numId w:val="41"/>
        </w:numPr>
      </w:pPr>
      <w:r>
        <w:t>Enter two words</w:t>
      </w:r>
    </w:p>
    <w:p w:rsidR="00A301A6" w:rsidRDefault="00A301A6" w:rsidP="00C324FF">
      <w:pPr>
        <w:pStyle w:val="ListParagraph"/>
        <w:numPr>
          <w:ilvl w:val="0"/>
          <w:numId w:val="41"/>
        </w:numPr>
      </w:pPr>
      <w:r>
        <w:t>Press submit button</w:t>
      </w:r>
    </w:p>
    <w:p w:rsidR="00A301A6" w:rsidRPr="00D46E8B" w:rsidRDefault="00526251" w:rsidP="00A301A6">
      <w:pPr>
        <w:ind w:left="1440"/>
      </w:pPr>
      <w:r>
        <w:t>An</w:t>
      </w:r>
      <w:r w:rsidR="00A301A6">
        <w:t xml:space="preserve"> email </w:t>
      </w:r>
      <w:r w:rsidR="00D356F1">
        <w:t xml:space="preserve">will </w:t>
      </w:r>
      <w:proofErr w:type="gramStart"/>
      <w:r w:rsidR="00D356F1">
        <w:t>generated</w:t>
      </w:r>
      <w:proofErr w:type="gramEnd"/>
      <w:r w:rsidR="00D356F1">
        <w:t xml:space="preserve"> on the </w:t>
      </w:r>
      <w:r w:rsidR="00A301A6">
        <w:t xml:space="preserve">email </w:t>
      </w:r>
      <w:r w:rsidR="00D356F1">
        <w:t>address</w:t>
      </w:r>
      <w:r w:rsidR="00A301A6">
        <w:t xml:space="preserve">. Mail will contain </w:t>
      </w:r>
      <w:r w:rsidR="00863F60">
        <w:t>user</w:t>
      </w:r>
      <w:ins w:id="2" w:author="Bilal Manzoor" w:date="2012-11-19T19:52:00Z">
        <w:r w:rsidR="00D356F1">
          <w:t xml:space="preserve"> </w:t>
        </w:r>
      </w:ins>
      <w:r w:rsidR="00A301A6">
        <w:t>name</w:t>
      </w:r>
      <w:r w:rsidR="00D356F1">
        <w:t>,</w:t>
      </w:r>
      <w:r w:rsidR="00A301A6">
        <w:t xml:space="preserve"> password and </w:t>
      </w:r>
      <w:r w:rsidR="00764F29">
        <w:t>a link</w:t>
      </w:r>
      <w:r w:rsidR="00D356F1">
        <w:t xml:space="preserve">. </w:t>
      </w:r>
      <w:r w:rsidR="00195756">
        <w:t xml:space="preserve"> </w:t>
      </w:r>
      <w:r w:rsidR="00D356F1">
        <w:t>L</w:t>
      </w:r>
      <w:r w:rsidR="00764F29">
        <w:t xml:space="preserve">ink </w:t>
      </w:r>
      <w:r w:rsidR="00D356F1">
        <w:t xml:space="preserve">is used </w:t>
      </w:r>
      <w:r w:rsidR="00764F29">
        <w:t xml:space="preserve">to activate </w:t>
      </w:r>
      <w:r w:rsidR="00D356F1">
        <w:t xml:space="preserve">GoAssess </w:t>
      </w:r>
      <w:r w:rsidR="00764F29">
        <w:t>account.</w:t>
      </w:r>
      <w:r w:rsidR="00A301A6">
        <w:t xml:space="preserve"> </w:t>
      </w:r>
    </w:p>
    <w:p w:rsidR="005022D1" w:rsidRDefault="0045596F" w:rsidP="005022D1">
      <w:pPr>
        <w:pStyle w:val="Heading2"/>
        <w:ind w:left="900"/>
        <w:rPr>
          <w:highlight w:val="yellow"/>
        </w:rPr>
      </w:pPr>
      <w:bookmarkStart w:id="3" w:name="_Toc344810132"/>
      <w:r>
        <w:rPr>
          <w:highlight w:val="yellow"/>
        </w:rPr>
        <w:t xml:space="preserve">GoAssess </w:t>
      </w:r>
      <w:r w:rsidR="005022D1">
        <w:rPr>
          <w:highlight w:val="yellow"/>
        </w:rPr>
        <w:t>Account Types</w:t>
      </w:r>
      <w:bookmarkEnd w:id="3"/>
      <w:r w:rsidR="005022D1" w:rsidRPr="00D40474">
        <w:rPr>
          <w:highlight w:val="yellow"/>
        </w:rPr>
        <w:t xml:space="preserve"> </w:t>
      </w:r>
    </w:p>
    <w:p w:rsidR="00E87BD5" w:rsidRDefault="00E87BD5" w:rsidP="00E87BD5">
      <w:pPr>
        <w:pStyle w:val="Heading3"/>
        <w:rPr>
          <w:highlight w:val="yellow"/>
        </w:rPr>
      </w:pPr>
      <w:bookmarkStart w:id="4" w:name="_Toc344810133"/>
      <w:r>
        <w:rPr>
          <w:highlight w:val="yellow"/>
        </w:rPr>
        <w:t>Basic</w:t>
      </w:r>
      <w:bookmarkEnd w:id="4"/>
      <w:r>
        <w:rPr>
          <w:highlight w:val="yellow"/>
        </w:rPr>
        <w:t xml:space="preserve"> </w:t>
      </w:r>
    </w:p>
    <w:p w:rsidR="00E87BD5" w:rsidRDefault="00E87BD5" w:rsidP="00E87BD5">
      <w:pPr>
        <w:pStyle w:val="Heading3"/>
        <w:rPr>
          <w:highlight w:val="yellow"/>
        </w:rPr>
      </w:pPr>
      <w:bookmarkStart w:id="5" w:name="_Toc344810134"/>
      <w:r>
        <w:rPr>
          <w:highlight w:val="yellow"/>
        </w:rPr>
        <w:t>Professional</w:t>
      </w:r>
      <w:bookmarkEnd w:id="5"/>
    </w:p>
    <w:p w:rsidR="00E87BD5" w:rsidRPr="00E87BD5" w:rsidRDefault="00E87BD5" w:rsidP="00E87BD5">
      <w:pPr>
        <w:pStyle w:val="Heading3"/>
        <w:rPr>
          <w:highlight w:val="yellow"/>
        </w:rPr>
      </w:pPr>
      <w:bookmarkStart w:id="6" w:name="_Toc344810135"/>
      <w:r>
        <w:rPr>
          <w:highlight w:val="yellow"/>
        </w:rPr>
        <w:t>Enterprise</w:t>
      </w:r>
      <w:bookmarkEnd w:id="6"/>
    </w:p>
    <w:p w:rsidR="005022D1" w:rsidRDefault="0031143C" w:rsidP="003831EA">
      <w:pPr>
        <w:pStyle w:val="Heading2"/>
        <w:ind w:left="900"/>
        <w:rPr>
          <w:highlight w:val="yellow"/>
        </w:rPr>
      </w:pPr>
      <w:bookmarkStart w:id="7" w:name="_Toc344810136"/>
      <w:r w:rsidRPr="00D40474">
        <w:rPr>
          <w:highlight w:val="yellow"/>
        </w:rPr>
        <w:t>Payment Methods</w:t>
      </w:r>
      <w:bookmarkEnd w:id="7"/>
    </w:p>
    <w:p w:rsidR="003A59EE" w:rsidRDefault="003A59EE" w:rsidP="003A59EE">
      <w:pPr>
        <w:pStyle w:val="Heading1"/>
        <w:numPr>
          <w:ilvl w:val="0"/>
          <w:numId w:val="1"/>
        </w:numPr>
      </w:pPr>
      <w:bookmarkStart w:id="8" w:name="_Toc344810137"/>
      <w:r>
        <w:t>Create a</w:t>
      </w:r>
      <w:r w:rsidR="00616E24">
        <w:t>n Assessment</w:t>
      </w:r>
      <w:bookmarkEnd w:id="8"/>
    </w:p>
    <w:p w:rsidR="005927C6" w:rsidRDefault="002A788D" w:rsidP="005927C6">
      <w:pPr>
        <w:pStyle w:val="ListParagraph"/>
        <w:ind w:left="360"/>
        <w:jc w:val="both"/>
        <w:rPr>
          <w:ins w:id="9" w:author="Bilal Manzoor" w:date="2012-11-19T19:58:00Z"/>
        </w:rPr>
      </w:pPr>
      <w:r>
        <w:t xml:space="preserve">                                                               </w:t>
      </w:r>
      <w:r w:rsidR="005927C6">
        <w:t xml:space="preserve">Using </w:t>
      </w:r>
      <w:r w:rsidR="00D356F1">
        <w:t>GoAssess</w:t>
      </w:r>
      <w:r w:rsidR="00863F60">
        <w:t xml:space="preserve">, use </w:t>
      </w:r>
      <w:r w:rsidR="005927C6">
        <w:t>a simple and intuitive web browser interface to quickly and effortlessly</w:t>
      </w:r>
      <w:r w:rsidR="00863F60">
        <w:t xml:space="preserve"> create assessments. Drag-and-drop questions onto</w:t>
      </w:r>
      <w:r w:rsidR="005927C6">
        <w:t xml:space="preserve"> assessment without the need for any specialist support. A process that takes less than 2 minutes to master – the drag-and-drop approach to making assessments automatically creates a database of assessment questions that can range from simple to highly complex.</w:t>
      </w:r>
    </w:p>
    <w:p w:rsidR="00D356F1" w:rsidRDefault="00D356F1" w:rsidP="005927C6">
      <w:pPr>
        <w:pStyle w:val="ListParagraph"/>
        <w:ind w:left="360"/>
        <w:jc w:val="both"/>
      </w:pPr>
    </w:p>
    <w:p w:rsidR="005927C6" w:rsidRDefault="00D356F1" w:rsidP="005927C6">
      <w:pPr>
        <w:pStyle w:val="ListParagraph"/>
        <w:ind w:left="360"/>
        <w:jc w:val="both"/>
      </w:pPr>
      <w:r>
        <w:t xml:space="preserve">GoAssess </w:t>
      </w:r>
      <w:r w:rsidR="005927C6">
        <w:t xml:space="preserve">managed assessment can vary from simple textual answers to answers using images, multi-choice answers and a lot more. A rich set of question types comes ready-made with </w:t>
      </w:r>
      <w:r>
        <w:t>GoAssess</w:t>
      </w:r>
      <w:r w:rsidR="005927C6">
        <w:t xml:space="preserve">, so you can easily create an assessment that matches field requirements and needs. </w:t>
      </w:r>
    </w:p>
    <w:p w:rsidR="00FF6BAA" w:rsidRDefault="00DF6796" w:rsidP="00DF24E7">
      <w:pPr>
        <w:pStyle w:val="Heading2"/>
        <w:numPr>
          <w:ilvl w:val="0"/>
          <w:numId w:val="2"/>
        </w:numPr>
      </w:pPr>
      <w:bookmarkStart w:id="10" w:name="_Toc344810138"/>
      <w:r>
        <w:t>C</w:t>
      </w:r>
      <w:r w:rsidR="00697188">
        <w:t>reate</w:t>
      </w:r>
      <w:r w:rsidR="00FF6BAA">
        <w:t xml:space="preserve"> a new</w:t>
      </w:r>
      <w:r w:rsidR="00616E24">
        <w:t xml:space="preserve"> Assessment</w:t>
      </w:r>
      <w:bookmarkEnd w:id="10"/>
      <w:r w:rsidR="00FF6BAA">
        <w:t xml:space="preserve"> </w:t>
      </w:r>
    </w:p>
    <w:p w:rsidR="00462C02" w:rsidRPr="00462C02" w:rsidRDefault="00863F60" w:rsidP="00E06C58">
      <w:pPr>
        <w:ind w:left="1440" w:firstLine="2880"/>
        <w:jc w:val="both"/>
      </w:pPr>
      <w:r>
        <w:t xml:space="preserve">User </w:t>
      </w:r>
      <w:r w:rsidR="00462C02">
        <w:t>can create an assess</w:t>
      </w:r>
      <w:r w:rsidR="005022D1">
        <w:t xml:space="preserve">ment </w:t>
      </w:r>
      <w:r w:rsidR="00C015C6">
        <w:t>via</w:t>
      </w:r>
      <w:r w:rsidR="005022D1">
        <w:t xml:space="preserve"> two</w:t>
      </w:r>
      <w:r w:rsidR="00C015C6">
        <w:t xml:space="preserve"> methods first is to </w:t>
      </w:r>
      <w:r w:rsidR="00462C02">
        <w:t>create a</w:t>
      </w:r>
      <w:r w:rsidR="00D356F1">
        <w:t xml:space="preserve"> new</w:t>
      </w:r>
      <w:r w:rsidR="00462C02">
        <w:t xml:space="preserve"> assessment and other is to create Assessment by using </w:t>
      </w:r>
      <w:r w:rsidR="00D356F1">
        <w:t>GoAssess</w:t>
      </w:r>
      <w:r w:rsidR="00462C02">
        <w:t xml:space="preserve"> template.</w:t>
      </w:r>
    </w:p>
    <w:p w:rsidR="003C50ED" w:rsidRDefault="00FA1E7F" w:rsidP="003C50ED">
      <w:pPr>
        <w:pStyle w:val="Heading3"/>
      </w:pPr>
      <w:bookmarkStart w:id="11" w:name="_Toc344810139"/>
      <w:r>
        <w:t>Where to begin</w:t>
      </w:r>
      <w:bookmarkEnd w:id="11"/>
    </w:p>
    <w:p w:rsidR="00462C02" w:rsidRDefault="00195756" w:rsidP="004E2C4E">
      <w:pPr>
        <w:ind w:left="90"/>
        <w:rPr>
          <w:i/>
          <w:noProof/>
        </w:rPr>
      </w:pPr>
      <w:r>
        <w:rPr>
          <w:i/>
        </w:rPr>
        <w:t xml:space="preserve">  Follow</w:t>
      </w:r>
      <w:r w:rsidR="00462C02" w:rsidRPr="00FD3BF0">
        <w:rPr>
          <w:i/>
        </w:rPr>
        <w:t xml:space="preserve"> these steps to start creating </w:t>
      </w:r>
      <w:r w:rsidR="00D356F1">
        <w:rPr>
          <w:i/>
        </w:rPr>
        <w:t xml:space="preserve">a </w:t>
      </w:r>
      <w:r w:rsidR="00BB0FA1">
        <w:rPr>
          <w:i/>
        </w:rPr>
        <w:t xml:space="preserve">new </w:t>
      </w:r>
      <w:r w:rsidR="00BB0FA1" w:rsidRPr="00FD3BF0">
        <w:rPr>
          <w:i/>
        </w:rPr>
        <w:t>assessment</w:t>
      </w:r>
      <w:r w:rsidR="00462C02" w:rsidRPr="00FD3BF0">
        <w:rPr>
          <w:i/>
        </w:rPr>
        <w:t xml:space="preserve"> with </w:t>
      </w:r>
      <w:r w:rsidR="00D356F1">
        <w:rPr>
          <w:i/>
        </w:rPr>
        <w:t>GoAssess</w:t>
      </w:r>
      <w:r w:rsidR="00462C02" w:rsidRPr="00FD3BF0">
        <w:rPr>
          <w:i/>
        </w:rPr>
        <w:t>.</w:t>
      </w:r>
      <w:r w:rsidR="001B7ABD" w:rsidRPr="001B7ABD">
        <w:rPr>
          <w:i/>
          <w:noProof/>
        </w:rPr>
        <w:t xml:space="preserve"> </w:t>
      </w:r>
    </w:p>
    <w:p w:rsidR="001B7ABD" w:rsidRDefault="004E2C4E" w:rsidP="00C015C6">
      <w:pPr>
        <w:ind w:left="3600"/>
        <w:rPr>
          <w:i/>
        </w:rPr>
      </w:pPr>
      <w:r>
        <w:rPr>
          <w:i/>
          <w:noProof/>
        </w:rPr>
        <w:drawing>
          <wp:anchor distT="0" distB="0" distL="114300" distR="114300" simplePos="0" relativeHeight="251666432" behindDoc="1" locked="0" layoutInCell="1" allowOverlap="1">
            <wp:simplePos x="0" y="0"/>
            <wp:positionH relativeFrom="column">
              <wp:posOffset>314325</wp:posOffset>
            </wp:positionH>
            <wp:positionV relativeFrom="paragraph">
              <wp:posOffset>103505</wp:posOffset>
            </wp:positionV>
            <wp:extent cx="5516245" cy="3724275"/>
            <wp:effectExtent l="38100" t="0" r="65405" b="66675"/>
            <wp:wrapTight wrapText="bothSides">
              <wp:wrapPolygon edited="0">
                <wp:start x="-149" y="0"/>
                <wp:lineTo x="-149" y="21987"/>
                <wp:lineTo x="21707" y="21987"/>
                <wp:lineTo x="21856" y="21324"/>
                <wp:lineTo x="21856" y="1436"/>
                <wp:lineTo x="21782" y="221"/>
                <wp:lineTo x="21707" y="0"/>
                <wp:lineTo x="-149" y="0"/>
              </wp:wrapPolygon>
            </wp:wrapTight>
            <wp:docPr id="5" name="Picture 1" descr="D:\Tahira downloads\14-11-2012\Landing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hira downloads\14-11-2012\Landing Page.jpg"/>
                    <pic:cNvPicPr>
                      <a:picLocks noChangeAspect="1" noChangeArrowheads="1"/>
                    </pic:cNvPicPr>
                  </pic:nvPicPr>
                  <pic:blipFill>
                    <a:blip r:embed="rId10" cstate="print"/>
                    <a:srcRect/>
                    <a:stretch>
                      <a:fillRect/>
                    </a:stretch>
                  </pic:blipFill>
                  <pic:spPr bwMode="auto">
                    <a:xfrm>
                      <a:off x="0" y="0"/>
                      <a:ext cx="5516245" cy="3724275"/>
                    </a:xfrm>
                    <a:prstGeom prst="rect">
                      <a:avLst/>
                    </a:prstGeom>
                    <a:noFill/>
                    <a:ln w="9525">
                      <a:noFill/>
                      <a:miter lim="800000"/>
                      <a:headEnd/>
                      <a:tailEnd/>
                    </a:ln>
                    <a:effectLst>
                      <a:outerShdw blurRad="50800" dist="38100" dir="5400000" algn="t" rotWithShape="0">
                        <a:prstClr val="black">
                          <a:alpha val="40000"/>
                        </a:prstClr>
                      </a:outerShdw>
                    </a:effectLst>
                  </pic:spPr>
                </pic:pic>
              </a:graphicData>
            </a:graphic>
          </wp:anchor>
        </w:drawing>
      </w:r>
      <w:r w:rsidR="00491E39">
        <w:rPr>
          <w:i/>
          <w:noProof/>
        </w:rPr>
        <w:t xml:space="preserve">                                </w:t>
      </w:r>
    </w:p>
    <w:p w:rsidR="00FD3BF0" w:rsidRDefault="00FD3BF0" w:rsidP="00DF24E7">
      <w:pPr>
        <w:pStyle w:val="ListParagraph"/>
        <w:numPr>
          <w:ilvl w:val="0"/>
          <w:numId w:val="20"/>
        </w:numPr>
      </w:pPr>
      <w:r>
        <w:t>Click create</w:t>
      </w:r>
    </w:p>
    <w:p w:rsidR="00FD3BF0" w:rsidRPr="00FD3BF0" w:rsidRDefault="00FD3BF0" w:rsidP="00DF24E7">
      <w:pPr>
        <w:pStyle w:val="ListParagraph"/>
        <w:numPr>
          <w:ilvl w:val="0"/>
          <w:numId w:val="20"/>
        </w:numPr>
      </w:pPr>
      <w:r>
        <w:t>Select Create New Assessment</w:t>
      </w:r>
      <w:r w:rsidR="000F11E6" w:rsidRPr="000F11E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FA1E7F" w:rsidRDefault="00FA1E7F" w:rsidP="00FA1E7F">
      <w:pPr>
        <w:pStyle w:val="Heading3"/>
      </w:pPr>
      <w:bookmarkStart w:id="12" w:name="_Toc344810140"/>
      <w:r>
        <w:t>How to Add Questions</w:t>
      </w:r>
      <w:bookmarkEnd w:id="12"/>
    </w:p>
    <w:p w:rsidR="00FC6DAE" w:rsidRDefault="00520C27" w:rsidP="001625F2">
      <w:pPr>
        <w:ind w:left="2880" w:firstLine="720"/>
        <w:rPr>
          <w:i/>
        </w:rPr>
      </w:pPr>
      <w:r>
        <w:rPr>
          <w:i/>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4" type="#_x0000_t13" style="position:absolute;left:0;text-align:left;margin-left:-134.25pt;margin-top:45.5pt;width:47.25pt;height:6.75pt;rotation:180;z-index:251664384" fillcolor="#9bbb59 [3206]" stroked="f" strokeweight="0">
            <v:fill color2="#74903b [2374]" focusposition=".5,.5" focussize="" focus="100%" type="gradientRadial"/>
            <v:shadow on="t" type="perspective" color="#4e6128 [1606]" offset="1pt" offset2="-3pt"/>
          </v:shape>
        </w:pict>
      </w:r>
      <w:r w:rsidR="00195756">
        <w:rPr>
          <w:i/>
        </w:rPr>
        <w:t xml:space="preserve"> Follow</w:t>
      </w:r>
      <w:r w:rsidR="001625F2">
        <w:rPr>
          <w:i/>
        </w:rPr>
        <w:t xml:space="preserve"> these steps to add Questions to</w:t>
      </w:r>
      <w:r w:rsidR="00FC6DAE" w:rsidRPr="00FD3BF0">
        <w:rPr>
          <w:i/>
        </w:rPr>
        <w:t xml:space="preserve"> an assessment</w:t>
      </w:r>
    </w:p>
    <w:p w:rsidR="00FC6DAE" w:rsidRDefault="001625F2" w:rsidP="00DF24E7">
      <w:pPr>
        <w:pStyle w:val="ListParagraph"/>
        <w:numPr>
          <w:ilvl w:val="0"/>
          <w:numId w:val="21"/>
        </w:numPr>
      </w:pPr>
      <w:r>
        <w:t>Click Standard Tools</w:t>
      </w:r>
    </w:p>
    <w:p w:rsidR="005022D1" w:rsidRDefault="001625F2" w:rsidP="00DF24E7">
      <w:pPr>
        <w:pStyle w:val="ListParagraph"/>
        <w:numPr>
          <w:ilvl w:val="0"/>
          <w:numId w:val="21"/>
        </w:numPr>
      </w:pPr>
      <w:r>
        <w:t xml:space="preserve">Drag and drop Question </w:t>
      </w:r>
    </w:p>
    <w:p w:rsidR="001625F2" w:rsidRDefault="005022D1" w:rsidP="00DF24E7">
      <w:pPr>
        <w:pStyle w:val="ListParagraph"/>
        <w:numPr>
          <w:ilvl w:val="0"/>
          <w:numId w:val="21"/>
        </w:numPr>
      </w:pPr>
      <w:r>
        <w:t xml:space="preserve">Click </w:t>
      </w:r>
      <w:r w:rsidR="001625F2">
        <w:t>Question</w:t>
      </w:r>
      <w:r>
        <w:t>’s</w:t>
      </w:r>
      <w:r w:rsidR="001625F2">
        <w:t xml:space="preserve"> Default Statement to Edit it, </w:t>
      </w:r>
      <w:r>
        <w:t>after e</w:t>
      </w:r>
      <w:r w:rsidR="001625F2">
        <w:t>dit</w:t>
      </w:r>
      <w:r>
        <w:t>ing it p</w:t>
      </w:r>
      <w:r w:rsidR="001625F2">
        <w:t>ress enter to save the question</w:t>
      </w:r>
    </w:p>
    <w:p w:rsidR="00605B6D" w:rsidRDefault="00605B6D" w:rsidP="00605B6D">
      <w:pPr>
        <w:pStyle w:val="ListParagraph"/>
        <w:ind w:left="0"/>
        <w:jc w:val="center"/>
      </w:pPr>
      <w:r>
        <w:rPr>
          <w:noProof/>
        </w:rPr>
        <w:drawing>
          <wp:inline distT="0" distB="0" distL="0" distR="0">
            <wp:extent cx="6007100" cy="4805680"/>
            <wp:effectExtent l="19050" t="0" r="0" b="0"/>
            <wp:docPr id="10" name="Picture 5" descr="D:\Tahira downloads\14-11-2012\add new section form 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hira downloads\14-11-2012\add new section form builder.jpg"/>
                    <pic:cNvPicPr>
                      <a:picLocks noChangeAspect="1" noChangeArrowheads="1"/>
                    </pic:cNvPicPr>
                  </pic:nvPicPr>
                  <pic:blipFill>
                    <a:blip r:embed="rId11"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605B6D" w:rsidRDefault="00605B6D" w:rsidP="00605B6D">
      <w:pPr>
        <w:pStyle w:val="ListParagraph"/>
        <w:ind w:left="0"/>
        <w:jc w:val="center"/>
      </w:pPr>
    </w:p>
    <w:p w:rsidR="00FA1E7F" w:rsidRDefault="001625F2" w:rsidP="00FA1E7F">
      <w:pPr>
        <w:pStyle w:val="Heading3"/>
      </w:pPr>
      <w:bookmarkStart w:id="13" w:name="_Toc344810141"/>
      <w:r>
        <w:t>H</w:t>
      </w:r>
      <w:r w:rsidR="004C4723">
        <w:t>ow S</w:t>
      </w:r>
      <w:r w:rsidR="00FA1E7F">
        <w:t>ection</w:t>
      </w:r>
      <w:r w:rsidR="004C4723">
        <w:t xml:space="preserve"> Works</w:t>
      </w:r>
      <w:bookmarkEnd w:id="13"/>
    </w:p>
    <w:p w:rsidR="004C4723" w:rsidRDefault="00195756" w:rsidP="001A46FD">
      <w:pPr>
        <w:ind w:left="2880" w:firstLine="720"/>
        <w:jc w:val="both"/>
        <w:rPr>
          <w:i/>
        </w:rPr>
      </w:pPr>
      <w:r>
        <w:rPr>
          <w:i/>
        </w:rPr>
        <w:t xml:space="preserve"> Follow</w:t>
      </w:r>
      <w:r w:rsidR="00733668">
        <w:rPr>
          <w:i/>
        </w:rPr>
        <w:t xml:space="preserve"> these steps to add Section </w:t>
      </w:r>
      <w:r w:rsidR="004C4723">
        <w:rPr>
          <w:i/>
        </w:rPr>
        <w:t>to</w:t>
      </w:r>
      <w:r w:rsidR="004C4723" w:rsidRPr="00FD3BF0">
        <w:rPr>
          <w:i/>
        </w:rPr>
        <w:t xml:space="preserve"> an assessment</w:t>
      </w:r>
    </w:p>
    <w:p w:rsidR="004C4723" w:rsidRDefault="004C4723" w:rsidP="00DF24E7">
      <w:pPr>
        <w:pStyle w:val="ListParagraph"/>
        <w:numPr>
          <w:ilvl w:val="0"/>
          <w:numId w:val="22"/>
        </w:numPr>
        <w:jc w:val="both"/>
      </w:pPr>
      <w:r>
        <w:t>Click Create New assessment</w:t>
      </w:r>
    </w:p>
    <w:p w:rsidR="00C9645A" w:rsidRDefault="004C4723" w:rsidP="008E7437">
      <w:pPr>
        <w:pStyle w:val="ListParagraph"/>
        <w:numPr>
          <w:ilvl w:val="0"/>
          <w:numId w:val="22"/>
        </w:numPr>
        <w:jc w:val="both"/>
      </w:pPr>
      <w:r>
        <w:t>Click</w:t>
      </w:r>
      <w:r w:rsidR="00C9645A">
        <w:t xml:space="preserve"> </w:t>
      </w:r>
      <w:r w:rsidR="00C9645A" w:rsidRPr="00C9645A">
        <w:rPr>
          <w:i/>
        </w:rPr>
        <w:t>“Add New Section”</w:t>
      </w:r>
      <w:r w:rsidR="00C9645A">
        <w:t xml:space="preserve"> at top Left corner of form builder</w:t>
      </w:r>
      <w:r w:rsidR="00987304">
        <w:t>, Type Section name and its description and press Save</w:t>
      </w:r>
      <w:r w:rsidR="00BF0FE3">
        <w:t>,</w:t>
      </w:r>
      <w:r w:rsidR="008E7437">
        <w:t xml:space="preserve"> and for existing section c</w:t>
      </w:r>
      <w:r w:rsidR="00C9645A">
        <w:t>lick At</w:t>
      </w:r>
      <w:r w:rsidR="00987304">
        <w:t xml:space="preserve"> </w:t>
      </w:r>
      <w:r w:rsidR="008E7437">
        <w:t>edit button near to the</w:t>
      </w:r>
      <w:r w:rsidR="00987304">
        <w:t xml:space="preserve"> name of Section</w:t>
      </w:r>
      <w:r w:rsidR="00987304" w:rsidRPr="008E7437">
        <w:rPr>
          <w:i/>
        </w:rPr>
        <w:t>(Default section)</w:t>
      </w:r>
      <w:r w:rsidR="008E7437">
        <w:rPr>
          <w:i/>
        </w:rPr>
        <w:t>,</w:t>
      </w:r>
      <w:ins w:id="14" w:author="Bilal Manzoor" w:date="2012-11-19T20:00:00Z">
        <w:r w:rsidR="005C3E0A">
          <w:rPr>
            <w:i/>
          </w:rPr>
          <w:t xml:space="preserve"> </w:t>
        </w:r>
      </w:ins>
      <w:r w:rsidR="008E7437">
        <w:rPr>
          <w:i/>
        </w:rPr>
        <w:t>enter</w:t>
      </w:r>
      <w:r w:rsidR="008E7437">
        <w:t xml:space="preserve"> </w:t>
      </w:r>
      <w:r w:rsidR="00987304">
        <w:t xml:space="preserve">section name and </w:t>
      </w:r>
      <w:r w:rsidR="008E7437">
        <w:t xml:space="preserve">description and </w:t>
      </w:r>
      <w:r w:rsidR="00987304">
        <w:t>press Save</w:t>
      </w:r>
    </w:p>
    <w:p w:rsidR="00605B6D" w:rsidRDefault="00605B6D" w:rsidP="00605B6D">
      <w:pPr>
        <w:pStyle w:val="ListParagraph"/>
        <w:ind w:left="1440"/>
        <w:jc w:val="center"/>
      </w:pPr>
      <w:r w:rsidRPr="00605B6D">
        <w:rPr>
          <w:noProof/>
        </w:rPr>
        <w:drawing>
          <wp:inline distT="0" distB="0" distL="0" distR="0">
            <wp:extent cx="3390900" cy="2085975"/>
            <wp:effectExtent l="19050" t="0" r="0" b="0"/>
            <wp:docPr id="9" name="Picture 2" descr="D:\Tahira downloads\14-11-2012\add new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hira downloads\14-11-2012\add new Section.jpg"/>
                    <pic:cNvPicPr>
                      <a:picLocks noChangeAspect="1" noChangeArrowheads="1"/>
                    </pic:cNvPicPr>
                  </pic:nvPicPr>
                  <pic:blipFill>
                    <a:blip r:embed="rId12" cstate="print"/>
                    <a:srcRect/>
                    <a:stretch>
                      <a:fillRect/>
                    </a:stretch>
                  </pic:blipFill>
                  <pic:spPr bwMode="auto">
                    <a:xfrm>
                      <a:off x="0" y="0"/>
                      <a:ext cx="3390900" cy="2085975"/>
                    </a:xfrm>
                    <a:prstGeom prst="rect">
                      <a:avLst/>
                    </a:prstGeom>
                    <a:noFill/>
                    <a:ln w="9525">
                      <a:noFill/>
                      <a:miter lim="800000"/>
                      <a:headEnd/>
                      <a:tailEnd/>
                    </a:ln>
                  </pic:spPr>
                </pic:pic>
              </a:graphicData>
            </a:graphic>
          </wp:inline>
        </w:drawing>
      </w:r>
    </w:p>
    <w:p w:rsidR="0062493A" w:rsidRDefault="0062493A" w:rsidP="00A956C9">
      <w:pPr>
        <w:pStyle w:val="Heading3"/>
      </w:pPr>
      <w:bookmarkStart w:id="15" w:name="_Toc344810142"/>
      <w:r>
        <w:t>Preview Assessment</w:t>
      </w:r>
      <w:bookmarkEnd w:id="15"/>
    </w:p>
    <w:p w:rsidR="00116F8B" w:rsidRDefault="00195756" w:rsidP="001A46FD">
      <w:pPr>
        <w:ind w:left="2880" w:firstLine="720"/>
        <w:jc w:val="both"/>
        <w:rPr>
          <w:i/>
        </w:rPr>
      </w:pPr>
      <w:r>
        <w:rPr>
          <w:i/>
        </w:rPr>
        <w:t xml:space="preserve"> Follow</w:t>
      </w:r>
      <w:r w:rsidR="00EF5E85">
        <w:rPr>
          <w:i/>
        </w:rPr>
        <w:t xml:space="preserve"> these steps to Preview</w:t>
      </w:r>
      <w:r w:rsidR="00116F8B" w:rsidRPr="00FD3BF0">
        <w:rPr>
          <w:i/>
        </w:rPr>
        <w:t xml:space="preserve"> an assessment</w:t>
      </w:r>
    </w:p>
    <w:p w:rsidR="00B8504C" w:rsidRDefault="00B8504C" w:rsidP="00DF24E7">
      <w:pPr>
        <w:pStyle w:val="ListParagraph"/>
        <w:numPr>
          <w:ilvl w:val="0"/>
          <w:numId w:val="22"/>
        </w:numPr>
        <w:jc w:val="both"/>
      </w:pPr>
      <w:r>
        <w:t>Click “Print Preview”</w:t>
      </w:r>
      <w:r w:rsidR="00605B6D">
        <w:t xml:space="preserve"> button</w:t>
      </w:r>
      <w:r>
        <w:t xml:space="preserve"> at the top of the form builder</w:t>
      </w:r>
    </w:p>
    <w:p w:rsidR="00605B6D" w:rsidRDefault="00DB74BD" w:rsidP="00605B6D">
      <w:pPr>
        <w:pStyle w:val="ListParagraph"/>
        <w:ind w:left="90"/>
        <w:jc w:val="both"/>
      </w:pPr>
      <w:r>
        <w:rPr>
          <w:noProof/>
        </w:rPr>
        <w:drawing>
          <wp:inline distT="0" distB="0" distL="0" distR="0">
            <wp:extent cx="6007100" cy="4805680"/>
            <wp:effectExtent l="19050" t="0" r="0" b="0"/>
            <wp:docPr id="13" name="Picture 7" descr="D:\Tahira downloads\14-11-2012\add new section form 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hira downloads\14-11-2012\add new section form builder.jpg"/>
                    <pic:cNvPicPr>
                      <a:picLocks noChangeAspect="1" noChangeArrowheads="1"/>
                    </pic:cNvPicPr>
                  </pic:nvPicPr>
                  <pic:blipFill>
                    <a:blip r:embed="rId11"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A956C9" w:rsidRDefault="00A956C9" w:rsidP="00A956C9">
      <w:pPr>
        <w:pStyle w:val="Heading3"/>
      </w:pPr>
      <w:bookmarkStart w:id="16" w:name="_Toc344810143"/>
      <w:r>
        <w:t>Print Assessment</w:t>
      </w:r>
      <w:bookmarkEnd w:id="16"/>
    </w:p>
    <w:p w:rsidR="001A5C52" w:rsidRDefault="00195756" w:rsidP="001A46FD">
      <w:pPr>
        <w:ind w:left="2880" w:firstLine="720"/>
        <w:jc w:val="both"/>
        <w:rPr>
          <w:i/>
        </w:rPr>
      </w:pPr>
      <w:r>
        <w:rPr>
          <w:i/>
        </w:rPr>
        <w:t xml:space="preserve"> Follow</w:t>
      </w:r>
      <w:r w:rsidR="001A5C52">
        <w:rPr>
          <w:i/>
        </w:rPr>
        <w:t xml:space="preserve"> these steps to print</w:t>
      </w:r>
      <w:r w:rsidR="001A5C52" w:rsidRPr="00FD3BF0">
        <w:rPr>
          <w:i/>
        </w:rPr>
        <w:t xml:space="preserve"> an assessment</w:t>
      </w:r>
    </w:p>
    <w:p w:rsidR="001A5C52" w:rsidRDefault="00551C26" w:rsidP="00DF24E7">
      <w:pPr>
        <w:pStyle w:val="ListParagraph"/>
        <w:numPr>
          <w:ilvl w:val="0"/>
          <w:numId w:val="25"/>
        </w:numPr>
        <w:jc w:val="both"/>
      </w:pPr>
      <w:r>
        <w:t xml:space="preserve">Once </w:t>
      </w:r>
      <w:r w:rsidR="001A5C52">
        <w:t>Assessment</w:t>
      </w:r>
      <w:r w:rsidR="00F92CB5">
        <w:t xml:space="preserve"> is completed</w:t>
      </w:r>
      <w:r w:rsidR="001A5C52">
        <w:t xml:space="preserve"> take preview of it and press Print button to take </w:t>
      </w:r>
      <w:r w:rsidR="005C3E0A">
        <w:t xml:space="preserve">printed </w:t>
      </w:r>
      <w:r w:rsidR="001A5C52">
        <w:t>copy.</w:t>
      </w:r>
    </w:p>
    <w:p w:rsidR="00DB74BD" w:rsidRPr="001A5C52" w:rsidRDefault="00DB74BD" w:rsidP="00DB74BD">
      <w:pPr>
        <w:ind w:left="180"/>
        <w:jc w:val="both"/>
      </w:pPr>
      <w:r w:rsidRPr="00DB74BD">
        <w:rPr>
          <w:noProof/>
        </w:rPr>
        <w:drawing>
          <wp:inline distT="0" distB="0" distL="0" distR="0">
            <wp:extent cx="5934075" cy="3733800"/>
            <wp:effectExtent l="19050" t="0" r="9525" b="0"/>
            <wp:docPr id="12" name="Picture 6" descr="D:\Tahira downloads\14-11-2012\Print P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hira downloads\14-11-2012\Print Preview.jpg"/>
                    <pic:cNvPicPr>
                      <a:picLocks noChangeAspect="1" noChangeArrowheads="1"/>
                    </pic:cNvPicPr>
                  </pic:nvPicPr>
                  <pic:blipFill>
                    <a:blip r:embed="rId13" cstate="print"/>
                    <a:srcRect/>
                    <a:stretch>
                      <a:fillRect/>
                    </a:stretch>
                  </pic:blipFill>
                  <pic:spPr bwMode="auto">
                    <a:xfrm>
                      <a:off x="0" y="0"/>
                      <a:ext cx="5931518" cy="3732191"/>
                    </a:xfrm>
                    <a:prstGeom prst="rect">
                      <a:avLst/>
                    </a:prstGeom>
                    <a:noFill/>
                    <a:ln w="9525">
                      <a:noFill/>
                      <a:miter lim="800000"/>
                      <a:headEnd/>
                      <a:tailEnd/>
                    </a:ln>
                  </pic:spPr>
                </pic:pic>
              </a:graphicData>
            </a:graphic>
          </wp:inline>
        </w:drawing>
      </w:r>
    </w:p>
    <w:p w:rsidR="00E268A8" w:rsidRDefault="00E268A8" w:rsidP="00DF24E7">
      <w:pPr>
        <w:pStyle w:val="Heading2"/>
        <w:numPr>
          <w:ilvl w:val="0"/>
          <w:numId w:val="2"/>
        </w:numPr>
      </w:pPr>
      <w:bookmarkStart w:id="17" w:name="_Toc344810144"/>
      <w:r>
        <w:t>Create Assessment from Templates</w:t>
      </w:r>
      <w:bookmarkEnd w:id="17"/>
      <w:r>
        <w:t xml:space="preserve"> </w:t>
      </w:r>
    </w:p>
    <w:p w:rsidR="00C015C6" w:rsidRDefault="00E06C58" w:rsidP="00E06C58">
      <w:pPr>
        <w:ind w:left="1440" w:firstLine="3690"/>
      </w:pPr>
      <w:r>
        <w:t xml:space="preserve">          </w:t>
      </w:r>
      <w:r w:rsidR="00DB74BD">
        <w:t>User</w:t>
      </w:r>
      <w:r w:rsidR="00C015C6">
        <w:t xml:space="preserve"> can create an Assessment by using </w:t>
      </w:r>
      <w:r w:rsidR="00D356F1">
        <w:t>GoAssess</w:t>
      </w:r>
      <w:r w:rsidR="00C015C6">
        <w:t xml:space="preserve"> </w:t>
      </w:r>
      <w:r w:rsidR="005C3E0A">
        <w:t>t</w:t>
      </w:r>
      <w:r w:rsidR="00C015C6">
        <w:t xml:space="preserve">emplates </w:t>
      </w:r>
      <w:r>
        <w:t>according</w:t>
      </w:r>
      <w:r w:rsidR="00DB74BD">
        <w:t xml:space="preserve"> to</w:t>
      </w:r>
      <w:r w:rsidR="0002373F">
        <w:t xml:space="preserve"> requirement </w:t>
      </w:r>
    </w:p>
    <w:p w:rsidR="00DB74BD" w:rsidRPr="00C015C6" w:rsidRDefault="00DB74BD" w:rsidP="00DB74BD">
      <w:pPr>
        <w:ind w:left="90"/>
      </w:pPr>
      <w:r>
        <w:rPr>
          <w:noProof/>
        </w:rPr>
        <w:drawing>
          <wp:inline distT="0" distB="0" distL="0" distR="0">
            <wp:extent cx="6007100" cy="4805680"/>
            <wp:effectExtent l="19050" t="0" r="0" b="0"/>
            <wp:docPr id="15" name="Picture 9" descr="D:\Tahira downloads\14-11-2012\Create from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ahira downloads\14-11-2012\Create from template.jpg"/>
                    <pic:cNvPicPr>
                      <a:picLocks noChangeAspect="1" noChangeArrowheads="1"/>
                    </pic:cNvPicPr>
                  </pic:nvPicPr>
                  <pic:blipFill>
                    <a:blip r:embed="rId14"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02373F" w:rsidRDefault="00E268A8" w:rsidP="00DF24E7">
      <w:pPr>
        <w:pStyle w:val="Heading3"/>
        <w:numPr>
          <w:ilvl w:val="2"/>
          <w:numId w:val="3"/>
        </w:numPr>
      </w:pPr>
      <w:bookmarkStart w:id="18" w:name="_Toc344810145"/>
      <w:r>
        <w:t xml:space="preserve">Search a Template from </w:t>
      </w:r>
      <w:r w:rsidR="00D356F1">
        <w:t>GoAssess</w:t>
      </w:r>
      <w:r>
        <w:t xml:space="preserve"> collection</w:t>
      </w:r>
      <w:bookmarkEnd w:id="18"/>
    </w:p>
    <w:p w:rsidR="0002373F" w:rsidRDefault="00195756" w:rsidP="001A46FD">
      <w:pPr>
        <w:ind w:left="2160" w:firstLine="1440"/>
        <w:jc w:val="both"/>
        <w:rPr>
          <w:i/>
        </w:rPr>
      </w:pPr>
      <w:r>
        <w:rPr>
          <w:i/>
        </w:rPr>
        <w:t xml:space="preserve"> Follow</w:t>
      </w:r>
      <w:r w:rsidR="0002373F">
        <w:rPr>
          <w:i/>
        </w:rPr>
        <w:t xml:space="preserve"> these steps to </w:t>
      </w:r>
      <w:r w:rsidR="00927DBB">
        <w:rPr>
          <w:i/>
        </w:rPr>
        <w:t>search</w:t>
      </w:r>
      <w:r w:rsidR="0002373F" w:rsidRPr="00FD3BF0">
        <w:rPr>
          <w:i/>
        </w:rPr>
        <w:t xml:space="preserve"> an assessment</w:t>
      </w:r>
      <w:r w:rsidR="00927DBB">
        <w:rPr>
          <w:i/>
        </w:rPr>
        <w:t xml:space="preserve"> from </w:t>
      </w:r>
      <w:r w:rsidR="00D356F1">
        <w:rPr>
          <w:i/>
        </w:rPr>
        <w:t>GoAssess</w:t>
      </w:r>
      <w:r w:rsidR="00927DBB">
        <w:rPr>
          <w:i/>
        </w:rPr>
        <w:t xml:space="preserve"> Templates collection</w:t>
      </w:r>
    </w:p>
    <w:p w:rsidR="00E1357A" w:rsidRDefault="00AA08DC" w:rsidP="00DF24E7">
      <w:pPr>
        <w:pStyle w:val="ListParagraph"/>
        <w:numPr>
          <w:ilvl w:val="0"/>
          <w:numId w:val="23"/>
        </w:numPr>
        <w:jc w:val="both"/>
      </w:pPr>
      <w:r>
        <w:t>Click</w:t>
      </w:r>
      <w:r w:rsidR="00E1357A">
        <w:t xml:space="preserve"> Create from Template</w:t>
      </w:r>
    </w:p>
    <w:p w:rsidR="00E1357A" w:rsidRDefault="00E1357A" w:rsidP="00DF24E7">
      <w:pPr>
        <w:pStyle w:val="ListParagraph"/>
        <w:numPr>
          <w:ilvl w:val="0"/>
          <w:numId w:val="23"/>
        </w:numPr>
        <w:jc w:val="both"/>
      </w:pPr>
      <w:r>
        <w:t>Click Template from everything, Templates, Forms and Tags at the top of the templates page.</w:t>
      </w:r>
    </w:p>
    <w:p w:rsidR="00E1357A" w:rsidRDefault="00E1357A" w:rsidP="00DF24E7">
      <w:pPr>
        <w:pStyle w:val="ListParagraph"/>
        <w:numPr>
          <w:ilvl w:val="0"/>
          <w:numId w:val="23"/>
        </w:numPr>
        <w:jc w:val="both"/>
      </w:pPr>
      <w:r>
        <w:t xml:space="preserve">Type the </w:t>
      </w:r>
      <w:r w:rsidR="005C3E0A">
        <w:t>n</w:t>
      </w:r>
      <w:r>
        <w:t xml:space="preserve">ame of the </w:t>
      </w:r>
      <w:r w:rsidR="005C3E0A">
        <w:t>a</w:t>
      </w:r>
      <w:r>
        <w:t>ssessment in the search Bar and press Enter</w:t>
      </w:r>
    </w:p>
    <w:p w:rsidR="001E6FA1" w:rsidRDefault="00E1357A" w:rsidP="00DF24E7">
      <w:pPr>
        <w:pStyle w:val="ListParagraph"/>
        <w:numPr>
          <w:ilvl w:val="0"/>
          <w:numId w:val="23"/>
        </w:numPr>
        <w:jc w:val="both"/>
      </w:pPr>
      <w:r>
        <w:t>Click At the name of the</w:t>
      </w:r>
      <w:r w:rsidR="00195756">
        <w:t xml:space="preserve"> a</w:t>
      </w:r>
      <w:r w:rsidR="001E6FA1">
        <w:t>ssessment to preview it</w:t>
      </w:r>
    </w:p>
    <w:p w:rsidR="00622241" w:rsidRDefault="00622241" w:rsidP="00622241">
      <w:pPr>
        <w:pStyle w:val="ListParagraph"/>
        <w:ind w:left="90"/>
        <w:jc w:val="both"/>
      </w:pPr>
      <w:r>
        <w:rPr>
          <w:noProof/>
        </w:rPr>
        <w:drawing>
          <wp:inline distT="0" distB="0" distL="0" distR="0">
            <wp:extent cx="6007100" cy="832152"/>
            <wp:effectExtent l="19050" t="0" r="0" b="0"/>
            <wp:docPr id="16" name="Picture 10" descr="D:\Tahira downloads\14-11-2012\search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ahira downloads\14-11-2012\search template.jpg"/>
                    <pic:cNvPicPr>
                      <a:picLocks noChangeAspect="1" noChangeArrowheads="1"/>
                    </pic:cNvPicPr>
                  </pic:nvPicPr>
                  <pic:blipFill>
                    <a:blip r:embed="rId15" cstate="print"/>
                    <a:srcRect/>
                    <a:stretch>
                      <a:fillRect/>
                    </a:stretch>
                  </pic:blipFill>
                  <pic:spPr bwMode="auto">
                    <a:xfrm>
                      <a:off x="0" y="0"/>
                      <a:ext cx="6007100" cy="832152"/>
                    </a:xfrm>
                    <a:prstGeom prst="rect">
                      <a:avLst/>
                    </a:prstGeom>
                    <a:noFill/>
                    <a:ln w="9525">
                      <a:noFill/>
                      <a:miter lim="800000"/>
                      <a:headEnd/>
                      <a:tailEnd/>
                    </a:ln>
                  </pic:spPr>
                </pic:pic>
              </a:graphicData>
            </a:graphic>
          </wp:inline>
        </w:drawing>
      </w:r>
    </w:p>
    <w:p w:rsidR="00E268A8" w:rsidRDefault="001E6FA1" w:rsidP="00E268A8">
      <w:pPr>
        <w:pStyle w:val="Heading3"/>
      </w:pPr>
      <w:bookmarkStart w:id="19" w:name="_Toc344810146"/>
      <w:r>
        <w:t>H</w:t>
      </w:r>
      <w:r w:rsidR="00E268A8">
        <w:t>ow to Import a Template</w:t>
      </w:r>
      <w:bookmarkEnd w:id="19"/>
    </w:p>
    <w:p w:rsidR="001E6FA1" w:rsidRDefault="00195756" w:rsidP="001A46FD">
      <w:pPr>
        <w:ind w:left="2880" w:firstLine="720"/>
        <w:jc w:val="both"/>
        <w:rPr>
          <w:i/>
        </w:rPr>
      </w:pPr>
      <w:r>
        <w:rPr>
          <w:i/>
        </w:rPr>
        <w:t xml:space="preserve"> Follow</w:t>
      </w:r>
      <w:r w:rsidR="001E6FA1">
        <w:rPr>
          <w:i/>
        </w:rPr>
        <w:t xml:space="preserve"> these steps to</w:t>
      </w:r>
      <w:r w:rsidR="00EF5E85">
        <w:rPr>
          <w:i/>
        </w:rPr>
        <w:t xml:space="preserve"> Import a</w:t>
      </w:r>
      <w:r w:rsidR="00A41398">
        <w:rPr>
          <w:i/>
        </w:rPr>
        <w:t xml:space="preserve"> Template</w:t>
      </w:r>
    </w:p>
    <w:p w:rsidR="001E6FA1" w:rsidRDefault="00AA08DC" w:rsidP="00DF24E7">
      <w:pPr>
        <w:pStyle w:val="ListParagraph"/>
        <w:numPr>
          <w:ilvl w:val="0"/>
          <w:numId w:val="23"/>
        </w:numPr>
        <w:jc w:val="both"/>
      </w:pPr>
      <w:r>
        <w:t>Click</w:t>
      </w:r>
      <w:r w:rsidR="001E6FA1">
        <w:t xml:space="preserve"> Create from </w:t>
      </w:r>
      <w:r w:rsidR="00195756">
        <w:t>‘</w:t>
      </w:r>
      <w:r w:rsidR="001E6FA1">
        <w:t>Template</w:t>
      </w:r>
      <w:r w:rsidR="00195756">
        <w:t>’</w:t>
      </w:r>
    </w:p>
    <w:p w:rsidR="001E6FA1" w:rsidRDefault="001E6FA1" w:rsidP="00DF24E7">
      <w:pPr>
        <w:pStyle w:val="ListParagraph"/>
        <w:numPr>
          <w:ilvl w:val="0"/>
          <w:numId w:val="23"/>
        </w:numPr>
        <w:jc w:val="both"/>
      </w:pPr>
      <w:r>
        <w:t xml:space="preserve">Click Template from everything, </w:t>
      </w:r>
      <w:r w:rsidR="00195756">
        <w:t>t</w:t>
      </w:r>
      <w:r>
        <w:t xml:space="preserve">emplates, </w:t>
      </w:r>
      <w:r w:rsidR="00195756">
        <w:t>forms and t</w:t>
      </w:r>
      <w:r>
        <w:t>ags at the top of the templates page.</w:t>
      </w:r>
    </w:p>
    <w:p w:rsidR="001E6FA1" w:rsidRDefault="00195756" w:rsidP="00DF24E7">
      <w:pPr>
        <w:pStyle w:val="ListParagraph"/>
        <w:numPr>
          <w:ilvl w:val="0"/>
          <w:numId w:val="23"/>
        </w:numPr>
        <w:jc w:val="both"/>
      </w:pPr>
      <w:r>
        <w:t>Type the Name of the a</w:t>
      </w:r>
      <w:r w:rsidR="001E6FA1">
        <w:t>ssessment in the search Bar and press Enter</w:t>
      </w:r>
    </w:p>
    <w:p w:rsidR="001E6FA1" w:rsidRDefault="001E6FA1" w:rsidP="00DF24E7">
      <w:pPr>
        <w:pStyle w:val="ListParagraph"/>
        <w:numPr>
          <w:ilvl w:val="0"/>
          <w:numId w:val="23"/>
        </w:numPr>
        <w:jc w:val="both"/>
      </w:pPr>
      <w:r>
        <w:t xml:space="preserve">Click At the name of the </w:t>
      </w:r>
      <w:r w:rsidR="00195756">
        <w:t>a</w:t>
      </w:r>
      <w:r>
        <w:t>ssessment to preview it</w:t>
      </w:r>
    </w:p>
    <w:p w:rsidR="00AA08DC" w:rsidRDefault="00AA08DC" w:rsidP="00DF24E7">
      <w:pPr>
        <w:pStyle w:val="ListParagraph"/>
        <w:numPr>
          <w:ilvl w:val="0"/>
          <w:numId w:val="23"/>
        </w:numPr>
        <w:jc w:val="both"/>
      </w:pPr>
      <w:r>
        <w:t>Click Import button at the right side of the Template Name to Import it</w:t>
      </w:r>
    </w:p>
    <w:p w:rsidR="00622241" w:rsidRDefault="00622241" w:rsidP="00622241">
      <w:pPr>
        <w:pStyle w:val="ListParagraph"/>
        <w:ind w:left="1350"/>
        <w:jc w:val="center"/>
      </w:pPr>
      <w:r>
        <w:rPr>
          <w:noProof/>
        </w:rPr>
        <w:drawing>
          <wp:inline distT="0" distB="0" distL="0" distR="0">
            <wp:extent cx="1457325" cy="714375"/>
            <wp:effectExtent l="19050" t="0" r="9525" b="0"/>
            <wp:docPr id="17" name="Picture 11" descr="D:\Tahira downloads\14-11-2012\Impor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ahira downloads\14-11-2012\Import button.jpg"/>
                    <pic:cNvPicPr>
                      <a:picLocks noChangeAspect="1" noChangeArrowheads="1"/>
                    </pic:cNvPicPr>
                  </pic:nvPicPr>
                  <pic:blipFill>
                    <a:blip r:embed="rId16" cstate="print"/>
                    <a:srcRect/>
                    <a:stretch>
                      <a:fillRect/>
                    </a:stretch>
                  </pic:blipFill>
                  <pic:spPr bwMode="auto">
                    <a:xfrm>
                      <a:off x="0" y="0"/>
                      <a:ext cx="1457325" cy="714375"/>
                    </a:xfrm>
                    <a:prstGeom prst="rect">
                      <a:avLst/>
                    </a:prstGeom>
                    <a:noFill/>
                    <a:ln w="9525">
                      <a:noFill/>
                      <a:miter lim="800000"/>
                      <a:headEnd/>
                      <a:tailEnd/>
                    </a:ln>
                  </pic:spPr>
                </pic:pic>
              </a:graphicData>
            </a:graphic>
          </wp:inline>
        </w:drawing>
      </w:r>
    </w:p>
    <w:p w:rsidR="00E268A8" w:rsidRDefault="00E268A8" w:rsidP="00E268A8">
      <w:pPr>
        <w:pStyle w:val="Heading3"/>
      </w:pPr>
      <w:bookmarkStart w:id="20" w:name="_Toc344810147"/>
      <w:r>
        <w:t xml:space="preserve">How to </w:t>
      </w:r>
      <w:r w:rsidR="005C3E0A">
        <w:t>e</w:t>
      </w:r>
      <w:r>
        <w:t xml:space="preserve">dit </w:t>
      </w:r>
      <w:r w:rsidR="005C3E0A">
        <w:t>t</w:t>
      </w:r>
      <w:r>
        <w:t>emplate</w:t>
      </w:r>
      <w:bookmarkEnd w:id="20"/>
    </w:p>
    <w:p w:rsidR="00927DBB" w:rsidRDefault="00195756" w:rsidP="001A46FD">
      <w:pPr>
        <w:ind w:left="2880" w:firstLine="720"/>
        <w:jc w:val="both"/>
        <w:rPr>
          <w:i/>
        </w:rPr>
      </w:pPr>
      <w:r>
        <w:rPr>
          <w:i/>
        </w:rPr>
        <w:t xml:space="preserve"> Follow</w:t>
      </w:r>
      <w:r w:rsidR="004E0C2A">
        <w:rPr>
          <w:i/>
        </w:rPr>
        <w:t xml:space="preserve"> these steps to Edit</w:t>
      </w:r>
      <w:r w:rsidR="00300BC6">
        <w:rPr>
          <w:i/>
        </w:rPr>
        <w:t xml:space="preserve"> Template</w:t>
      </w:r>
    </w:p>
    <w:p w:rsidR="005A3F4B" w:rsidRDefault="00562237" w:rsidP="00DF24E7">
      <w:pPr>
        <w:pStyle w:val="ListParagraph"/>
        <w:numPr>
          <w:ilvl w:val="0"/>
          <w:numId w:val="24"/>
        </w:numPr>
        <w:jc w:val="both"/>
      </w:pPr>
      <w:r>
        <w:t xml:space="preserve">Once you Import a Template it will be opened in the Form builder </w:t>
      </w:r>
      <w:r w:rsidR="004E0C2A">
        <w:t xml:space="preserve">you can </w:t>
      </w:r>
      <w:proofErr w:type="gramStart"/>
      <w:r w:rsidR="004E0C2A">
        <w:t>Add</w:t>
      </w:r>
      <w:proofErr w:type="gramEnd"/>
      <w:r w:rsidR="004E0C2A">
        <w:t>, edit or delete Questions and also can</w:t>
      </w:r>
      <w:r>
        <w:t xml:space="preserve"> Add, edit or delete Sections or change Question properties.</w:t>
      </w:r>
    </w:p>
    <w:p w:rsidR="00971563" w:rsidRPr="005A3F4B" w:rsidRDefault="00971563" w:rsidP="001A46FD">
      <w:pPr>
        <w:pStyle w:val="ListParagraph"/>
        <w:ind w:left="4320"/>
        <w:jc w:val="both"/>
      </w:pPr>
    </w:p>
    <w:p w:rsidR="00E268A8" w:rsidRDefault="00E268A8" w:rsidP="00E268A8">
      <w:pPr>
        <w:pStyle w:val="Heading3"/>
      </w:pPr>
      <w:bookmarkStart w:id="21" w:name="_Toc344810148"/>
      <w:r>
        <w:t>Delete a template</w:t>
      </w:r>
      <w:bookmarkEnd w:id="21"/>
    </w:p>
    <w:p w:rsidR="00562237" w:rsidRDefault="00195756" w:rsidP="001A46FD">
      <w:pPr>
        <w:ind w:left="2880" w:firstLine="720"/>
        <w:jc w:val="both"/>
        <w:rPr>
          <w:i/>
        </w:rPr>
      </w:pPr>
      <w:r>
        <w:rPr>
          <w:i/>
        </w:rPr>
        <w:t xml:space="preserve"> Follow</w:t>
      </w:r>
      <w:r w:rsidR="004E0C2A">
        <w:rPr>
          <w:i/>
        </w:rPr>
        <w:t xml:space="preserve"> these steps to Delete a </w:t>
      </w:r>
      <w:r w:rsidR="00562237">
        <w:rPr>
          <w:i/>
        </w:rPr>
        <w:t>Template</w:t>
      </w:r>
    </w:p>
    <w:p w:rsidR="00971563" w:rsidRDefault="00971563" w:rsidP="00DF24E7">
      <w:pPr>
        <w:pStyle w:val="ListParagraph"/>
        <w:numPr>
          <w:ilvl w:val="0"/>
          <w:numId w:val="26"/>
        </w:numPr>
        <w:jc w:val="both"/>
      </w:pPr>
      <w:r>
        <w:t xml:space="preserve">Search a Template by using the above mentioned method </w:t>
      </w:r>
    </w:p>
    <w:p w:rsidR="00971563" w:rsidRDefault="00971563" w:rsidP="00DF24E7">
      <w:pPr>
        <w:pStyle w:val="ListParagraph"/>
        <w:numPr>
          <w:ilvl w:val="0"/>
          <w:numId w:val="26"/>
        </w:numPr>
        <w:jc w:val="both"/>
      </w:pPr>
      <w:r>
        <w:t>Press Delete (Cross) button at right side of the template name</w:t>
      </w:r>
    </w:p>
    <w:p w:rsidR="00622241" w:rsidRDefault="00622241" w:rsidP="00622241">
      <w:pPr>
        <w:jc w:val="center"/>
      </w:pPr>
      <w:r>
        <w:rPr>
          <w:noProof/>
        </w:rPr>
        <w:drawing>
          <wp:inline distT="0" distB="0" distL="0" distR="0">
            <wp:extent cx="561975" cy="590550"/>
            <wp:effectExtent l="19050" t="0" r="9525" b="0"/>
            <wp:docPr id="18" name="Picture 12" descr="D:\Tahira downloads\14-11-2012\delete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ahira downloads\14-11-2012\delete button.jpg"/>
                    <pic:cNvPicPr>
                      <a:picLocks noChangeAspect="1" noChangeArrowheads="1"/>
                    </pic:cNvPicPr>
                  </pic:nvPicPr>
                  <pic:blipFill>
                    <a:blip r:embed="rId17" cstate="print"/>
                    <a:srcRect/>
                    <a:stretch>
                      <a:fillRect/>
                    </a:stretch>
                  </pic:blipFill>
                  <pic:spPr bwMode="auto">
                    <a:xfrm>
                      <a:off x="0" y="0"/>
                      <a:ext cx="561975" cy="590550"/>
                    </a:xfrm>
                    <a:prstGeom prst="rect">
                      <a:avLst/>
                    </a:prstGeom>
                    <a:noFill/>
                    <a:ln w="9525">
                      <a:noFill/>
                      <a:miter lim="800000"/>
                      <a:headEnd/>
                      <a:tailEnd/>
                    </a:ln>
                  </pic:spPr>
                </pic:pic>
              </a:graphicData>
            </a:graphic>
          </wp:inline>
        </w:drawing>
      </w:r>
    </w:p>
    <w:p w:rsidR="00E268A8" w:rsidRDefault="00E268A8" w:rsidP="00DF24E7">
      <w:pPr>
        <w:pStyle w:val="Heading2"/>
        <w:numPr>
          <w:ilvl w:val="0"/>
          <w:numId w:val="2"/>
        </w:numPr>
      </w:pPr>
      <w:bookmarkStart w:id="22" w:name="_Toc344810149"/>
      <w:r>
        <w:t xml:space="preserve">Question types and </w:t>
      </w:r>
      <w:r w:rsidR="00885C3B">
        <w:t>Properties</w:t>
      </w:r>
      <w:bookmarkEnd w:id="22"/>
    </w:p>
    <w:p w:rsidR="00971563" w:rsidRDefault="00D356F1" w:rsidP="001A46FD">
      <w:pPr>
        <w:ind w:left="1440" w:firstLine="3600"/>
        <w:jc w:val="both"/>
      </w:pPr>
      <w:r>
        <w:t>GoAssess</w:t>
      </w:r>
      <w:r w:rsidR="00971563">
        <w:t xml:space="preserve"> categorize </w:t>
      </w:r>
      <w:r w:rsidR="00195756">
        <w:t>Questions [to</w:t>
      </w:r>
      <w:r w:rsidR="00F52FE4">
        <w:t>ols</w:t>
      </w:r>
      <w:r w:rsidR="0002182E">
        <w:t xml:space="preserve">] </w:t>
      </w:r>
      <w:r w:rsidR="00971563">
        <w:t xml:space="preserve">into three </w:t>
      </w:r>
      <w:r w:rsidR="001A46FD">
        <w:t>groups Standard Tools, Qui</w:t>
      </w:r>
      <w:r w:rsidR="00195756">
        <w:t xml:space="preserve">ck Tools and Power Tools. </w:t>
      </w:r>
      <w:r w:rsidR="004E0C2A">
        <w:t>GoAssess user has right to add, update and delete questions from any of the above mentioned groups</w:t>
      </w:r>
      <w:r w:rsidR="00195756">
        <w:t xml:space="preserve"> to his/her assessment</w:t>
      </w:r>
      <w:r w:rsidR="004E0C2A">
        <w:t xml:space="preserve">, can also change question properties.  </w:t>
      </w:r>
    </w:p>
    <w:p w:rsidR="00B95955" w:rsidRDefault="00B95955" w:rsidP="00DF24E7">
      <w:pPr>
        <w:pStyle w:val="Heading3"/>
        <w:numPr>
          <w:ilvl w:val="2"/>
          <w:numId w:val="19"/>
        </w:numPr>
      </w:pPr>
      <w:bookmarkStart w:id="23" w:name="_Toc344810150"/>
      <w:r>
        <w:t>Question</w:t>
      </w:r>
      <w:r w:rsidR="00AB3530">
        <w:t xml:space="preserve"> Types</w:t>
      </w:r>
      <w:r w:rsidR="00D62EB2">
        <w:t xml:space="preserve"> and properties</w:t>
      </w:r>
      <w:bookmarkEnd w:id="23"/>
    </w:p>
    <w:p w:rsidR="00C0382B" w:rsidRDefault="00195756" w:rsidP="008E45B4">
      <w:pPr>
        <w:ind w:left="3600"/>
        <w:rPr>
          <w:i/>
        </w:rPr>
      </w:pPr>
      <w:r>
        <w:rPr>
          <w:i/>
        </w:rPr>
        <w:t xml:space="preserve"> Follow</w:t>
      </w:r>
      <w:r w:rsidR="00C0382B" w:rsidRPr="00C0382B">
        <w:rPr>
          <w:i/>
        </w:rPr>
        <w:t>ing are the Question</w:t>
      </w:r>
      <w:r w:rsidR="00C0382B">
        <w:rPr>
          <w:i/>
        </w:rPr>
        <w:t>s in the Standard Tools</w:t>
      </w:r>
    </w:p>
    <w:p w:rsidR="00622241" w:rsidRDefault="00622241" w:rsidP="00622241">
      <w:pPr>
        <w:ind w:left="90"/>
        <w:jc w:val="center"/>
        <w:rPr>
          <w:i/>
        </w:rPr>
      </w:pPr>
      <w:r>
        <w:rPr>
          <w:i/>
          <w:noProof/>
        </w:rPr>
        <w:drawing>
          <wp:inline distT="0" distB="0" distL="0" distR="0">
            <wp:extent cx="1952625" cy="3657600"/>
            <wp:effectExtent l="19050" t="0" r="9525" b="0"/>
            <wp:docPr id="19" name="Picture 13" descr="D:\Tahira downloads\14-11-2012\Standard 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ahira downloads\14-11-2012\Standard Tools.jpg"/>
                    <pic:cNvPicPr>
                      <a:picLocks noChangeAspect="1" noChangeArrowheads="1"/>
                    </pic:cNvPicPr>
                  </pic:nvPicPr>
                  <pic:blipFill>
                    <a:blip r:embed="rId18" cstate="print"/>
                    <a:srcRect/>
                    <a:stretch>
                      <a:fillRect/>
                    </a:stretch>
                  </pic:blipFill>
                  <pic:spPr bwMode="auto">
                    <a:xfrm>
                      <a:off x="0" y="0"/>
                      <a:ext cx="1952625" cy="3657600"/>
                    </a:xfrm>
                    <a:prstGeom prst="rect">
                      <a:avLst/>
                    </a:prstGeom>
                    <a:noFill/>
                    <a:ln w="9525">
                      <a:noFill/>
                      <a:miter lim="800000"/>
                      <a:headEnd/>
                      <a:tailEnd/>
                    </a:ln>
                  </pic:spPr>
                </pic:pic>
              </a:graphicData>
            </a:graphic>
          </wp:inline>
        </w:drawing>
      </w:r>
    </w:p>
    <w:p w:rsidR="00B45137" w:rsidRPr="00C0382B" w:rsidRDefault="00C0382B" w:rsidP="00DF24E7">
      <w:pPr>
        <w:pStyle w:val="ListParagraph"/>
        <w:numPr>
          <w:ilvl w:val="0"/>
          <w:numId w:val="27"/>
        </w:numPr>
        <w:rPr>
          <w:i/>
        </w:rPr>
      </w:pPr>
      <w:r w:rsidRPr="001011D8">
        <w:rPr>
          <w:b/>
        </w:rPr>
        <w:t>Header</w:t>
      </w:r>
      <w:r w:rsidR="001E4A94">
        <w:t>: T</w:t>
      </w:r>
      <w:r w:rsidR="00CA0986">
        <w:t xml:space="preserve">o Make a note </w:t>
      </w:r>
    </w:p>
    <w:p w:rsidR="00C0382B" w:rsidRPr="00C0382B" w:rsidRDefault="00C0382B" w:rsidP="00DF24E7">
      <w:pPr>
        <w:pStyle w:val="ListParagraph"/>
        <w:numPr>
          <w:ilvl w:val="0"/>
          <w:numId w:val="27"/>
        </w:numPr>
        <w:rPr>
          <w:i/>
        </w:rPr>
      </w:pPr>
      <w:r w:rsidRPr="001011D8">
        <w:rPr>
          <w:b/>
        </w:rPr>
        <w:t>Single Line Text</w:t>
      </w:r>
      <w:r w:rsidR="00CA0986">
        <w:t xml:space="preserve"> : </w:t>
      </w:r>
      <w:r w:rsidR="00B979BF">
        <w:t>To take one line text response</w:t>
      </w:r>
    </w:p>
    <w:p w:rsidR="00C0382B" w:rsidRPr="00C0382B" w:rsidRDefault="00C0382B" w:rsidP="00DF24E7">
      <w:pPr>
        <w:pStyle w:val="ListParagraph"/>
        <w:numPr>
          <w:ilvl w:val="0"/>
          <w:numId w:val="27"/>
        </w:numPr>
        <w:rPr>
          <w:i/>
        </w:rPr>
      </w:pPr>
      <w:r w:rsidRPr="001011D8">
        <w:rPr>
          <w:b/>
        </w:rPr>
        <w:t>Multi Line Text</w:t>
      </w:r>
      <w:r w:rsidR="00CA0986">
        <w:t>:</w:t>
      </w:r>
      <w:r w:rsidR="00B979BF">
        <w:t xml:space="preserve"> To take paragraph </w:t>
      </w:r>
    </w:p>
    <w:p w:rsidR="00C0382B" w:rsidRPr="00C0382B" w:rsidRDefault="00C0382B" w:rsidP="00DF24E7">
      <w:pPr>
        <w:pStyle w:val="ListParagraph"/>
        <w:numPr>
          <w:ilvl w:val="0"/>
          <w:numId w:val="27"/>
        </w:numPr>
        <w:rPr>
          <w:i/>
        </w:rPr>
      </w:pPr>
      <w:r w:rsidRPr="001011D8">
        <w:rPr>
          <w:b/>
        </w:rPr>
        <w:t>Number</w:t>
      </w:r>
      <w:r w:rsidR="00CA0986" w:rsidRPr="001011D8">
        <w:rPr>
          <w:b/>
        </w:rPr>
        <w:t>:</w:t>
      </w:r>
      <w:r w:rsidR="00B979BF" w:rsidRPr="001011D8">
        <w:rPr>
          <w:b/>
        </w:rPr>
        <w:t xml:space="preserve"> </w:t>
      </w:r>
      <w:r w:rsidR="00B979BF">
        <w:t xml:space="preserve">To take numerical value </w:t>
      </w:r>
    </w:p>
    <w:p w:rsidR="00C0382B" w:rsidRPr="00C0382B" w:rsidRDefault="00C0382B" w:rsidP="00DF24E7">
      <w:pPr>
        <w:pStyle w:val="ListParagraph"/>
        <w:numPr>
          <w:ilvl w:val="0"/>
          <w:numId w:val="27"/>
        </w:numPr>
        <w:rPr>
          <w:i/>
        </w:rPr>
      </w:pPr>
      <w:r w:rsidRPr="001011D8">
        <w:rPr>
          <w:b/>
        </w:rPr>
        <w:t>Radio Button</w:t>
      </w:r>
      <w:r w:rsidR="00CA0986" w:rsidRPr="001011D8">
        <w:rPr>
          <w:b/>
        </w:rPr>
        <w:t>:</w:t>
      </w:r>
      <w:r w:rsidR="005A5BFD">
        <w:t xml:space="preserve"> </w:t>
      </w:r>
      <w:r w:rsidR="006C020D">
        <w:t>Select</w:t>
      </w:r>
      <w:r w:rsidR="00B979BF">
        <w:t xml:space="preserve"> only</w:t>
      </w:r>
      <w:r w:rsidR="006C020D">
        <w:t xml:space="preserve"> One Option  </w:t>
      </w:r>
    </w:p>
    <w:p w:rsidR="00C0382B" w:rsidRPr="00C0382B" w:rsidRDefault="00C0382B" w:rsidP="00DF24E7">
      <w:pPr>
        <w:pStyle w:val="ListParagraph"/>
        <w:numPr>
          <w:ilvl w:val="0"/>
          <w:numId w:val="27"/>
        </w:numPr>
        <w:rPr>
          <w:i/>
        </w:rPr>
      </w:pPr>
      <w:r w:rsidRPr="001011D8">
        <w:rPr>
          <w:b/>
        </w:rPr>
        <w:t>Check Box</w:t>
      </w:r>
      <w:r w:rsidR="00CA0986" w:rsidRPr="001011D8">
        <w:rPr>
          <w:b/>
        </w:rPr>
        <w:t>:</w:t>
      </w:r>
      <w:r w:rsidR="006C020D">
        <w:t xml:space="preserve"> Select Multiple options </w:t>
      </w:r>
    </w:p>
    <w:p w:rsidR="00C0382B" w:rsidRPr="00C0382B" w:rsidRDefault="00C0382B" w:rsidP="00DF24E7">
      <w:pPr>
        <w:pStyle w:val="ListParagraph"/>
        <w:numPr>
          <w:ilvl w:val="0"/>
          <w:numId w:val="27"/>
        </w:numPr>
        <w:rPr>
          <w:i/>
        </w:rPr>
      </w:pPr>
      <w:r w:rsidRPr="001011D8">
        <w:rPr>
          <w:b/>
        </w:rPr>
        <w:t>Date</w:t>
      </w:r>
      <w:r w:rsidR="00CA0986" w:rsidRPr="001011D8">
        <w:rPr>
          <w:b/>
        </w:rPr>
        <w:t>:</w:t>
      </w:r>
      <w:r w:rsidR="006C020D">
        <w:t xml:space="preserve"> Calendar Tool</w:t>
      </w:r>
    </w:p>
    <w:p w:rsidR="00C0382B" w:rsidRPr="00C0382B" w:rsidRDefault="00C0382B" w:rsidP="00DF24E7">
      <w:pPr>
        <w:pStyle w:val="ListParagraph"/>
        <w:numPr>
          <w:ilvl w:val="0"/>
          <w:numId w:val="27"/>
        </w:numPr>
        <w:rPr>
          <w:i/>
        </w:rPr>
      </w:pPr>
      <w:r w:rsidRPr="001011D8">
        <w:rPr>
          <w:b/>
        </w:rPr>
        <w:t>Drop Down List</w:t>
      </w:r>
      <w:r w:rsidR="00CA0986" w:rsidRPr="001011D8">
        <w:rPr>
          <w:b/>
        </w:rPr>
        <w:t>:</w:t>
      </w:r>
      <w:r w:rsidR="006C020D">
        <w:t xml:space="preserve"> </w:t>
      </w:r>
      <w:r w:rsidR="003A463D">
        <w:t>Select One option From list of Options</w:t>
      </w:r>
      <w:r w:rsidR="00195756">
        <w:br/>
      </w:r>
    </w:p>
    <w:p w:rsidR="009F254B" w:rsidRDefault="009F254B" w:rsidP="00C0382B">
      <w:pPr>
        <w:ind w:left="2880" w:firstLine="720"/>
        <w:rPr>
          <w:i/>
        </w:rPr>
      </w:pPr>
    </w:p>
    <w:p w:rsidR="009F254B" w:rsidRDefault="009F254B" w:rsidP="00C0382B">
      <w:pPr>
        <w:ind w:left="2880" w:firstLine="720"/>
        <w:rPr>
          <w:i/>
        </w:rPr>
      </w:pPr>
    </w:p>
    <w:p w:rsidR="009F254B" w:rsidRDefault="009F254B" w:rsidP="00C0382B">
      <w:pPr>
        <w:ind w:left="2880" w:firstLine="720"/>
        <w:rPr>
          <w:i/>
        </w:rPr>
      </w:pPr>
    </w:p>
    <w:p w:rsidR="009F254B" w:rsidRDefault="009F254B" w:rsidP="00C0382B">
      <w:pPr>
        <w:ind w:left="2880" w:firstLine="720"/>
        <w:rPr>
          <w:i/>
        </w:rPr>
      </w:pPr>
    </w:p>
    <w:p w:rsidR="009F254B" w:rsidRDefault="009F254B" w:rsidP="00C0382B">
      <w:pPr>
        <w:ind w:left="2880" w:firstLine="720"/>
        <w:rPr>
          <w:i/>
        </w:rPr>
      </w:pPr>
    </w:p>
    <w:p w:rsidR="00491E39" w:rsidRDefault="00491E39" w:rsidP="00C0382B">
      <w:pPr>
        <w:ind w:left="2880" w:firstLine="720"/>
        <w:rPr>
          <w:i/>
        </w:rPr>
      </w:pPr>
    </w:p>
    <w:p w:rsidR="009F254B" w:rsidRDefault="009F254B" w:rsidP="00C0382B">
      <w:pPr>
        <w:ind w:left="2880" w:firstLine="720"/>
        <w:rPr>
          <w:i/>
        </w:rPr>
      </w:pPr>
    </w:p>
    <w:p w:rsidR="00D62EB2" w:rsidRDefault="00D62EB2" w:rsidP="00D62EB2">
      <w:pPr>
        <w:rPr>
          <w:i/>
        </w:rPr>
      </w:pPr>
    </w:p>
    <w:p w:rsidR="00C0382B" w:rsidRDefault="00D62EB2" w:rsidP="00D62EB2">
      <w:pPr>
        <w:rPr>
          <w:i/>
        </w:rPr>
      </w:pPr>
      <w:r>
        <w:rPr>
          <w:i/>
        </w:rPr>
        <w:t xml:space="preserve"> </w:t>
      </w:r>
      <w:r>
        <w:rPr>
          <w:i/>
        </w:rPr>
        <w:tab/>
      </w:r>
      <w:r>
        <w:rPr>
          <w:i/>
        </w:rPr>
        <w:tab/>
      </w:r>
      <w:r>
        <w:rPr>
          <w:i/>
        </w:rPr>
        <w:tab/>
      </w:r>
      <w:r>
        <w:rPr>
          <w:i/>
        </w:rPr>
        <w:tab/>
      </w:r>
      <w:r w:rsidR="00195756">
        <w:rPr>
          <w:i/>
        </w:rPr>
        <w:t>Follow</w:t>
      </w:r>
      <w:r w:rsidR="00C0382B" w:rsidRPr="00C0382B">
        <w:rPr>
          <w:i/>
        </w:rPr>
        <w:t>ing are the Question</w:t>
      </w:r>
      <w:r w:rsidR="00763E1A">
        <w:rPr>
          <w:i/>
        </w:rPr>
        <w:t xml:space="preserve"> Types in</w:t>
      </w:r>
      <w:r w:rsidR="00C0382B">
        <w:rPr>
          <w:i/>
        </w:rPr>
        <w:t xml:space="preserve"> the Quick</w:t>
      </w:r>
      <w:r w:rsidR="00C0382B" w:rsidRPr="00C0382B">
        <w:rPr>
          <w:i/>
        </w:rPr>
        <w:t xml:space="preserve"> Tools</w:t>
      </w:r>
    </w:p>
    <w:p w:rsidR="00622241" w:rsidRPr="00C0382B" w:rsidRDefault="009F254B" w:rsidP="009F254B">
      <w:pPr>
        <w:ind w:left="90"/>
        <w:jc w:val="center"/>
        <w:rPr>
          <w:i/>
        </w:rPr>
      </w:pPr>
      <w:r>
        <w:rPr>
          <w:i/>
          <w:noProof/>
        </w:rPr>
        <w:drawing>
          <wp:inline distT="0" distB="0" distL="0" distR="0">
            <wp:extent cx="1971675" cy="3495675"/>
            <wp:effectExtent l="19050" t="0" r="9525" b="0"/>
            <wp:docPr id="20" name="Picture 14" descr="D:\Tahira downloads\14-11-2012\Quick 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ahira downloads\14-11-2012\Quick Tools.jpg"/>
                    <pic:cNvPicPr>
                      <a:picLocks noChangeAspect="1" noChangeArrowheads="1"/>
                    </pic:cNvPicPr>
                  </pic:nvPicPr>
                  <pic:blipFill>
                    <a:blip r:embed="rId19" cstate="print"/>
                    <a:srcRect/>
                    <a:stretch>
                      <a:fillRect/>
                    </a:stretch>
                  </pic:blipFill>
                  <pic:spPr bwMode="auto">
                    <a:xfrm>
                      <a:off x="0" y="0"/>
                      <a:ext cx="1971675" cy="3495675"/>
                    </a:xfrm>
                    <a:prstGeom prst="rect">
                      <a:avLst/>
                    </a:prstGeom>
                    <a:noFill/>
                    <a:ln w="9525">
                      <a:noFill/>
                      <a:miter lim="800000"/>
                      <a:headEnd/>
                      <a:tailEnd/>
                    </a:ln>
                  </pic:spPr>
                </pic:pic>
              </a:graphicData>
            </a:graphic>
          </wp:inline>
        </w:drawing>
      </w:r>
    </w:p>
    <w:p w:rsidR="00C0382B" w:rsidRDefault="00E9674E" w:rsidP="00DF24E7">
      <w:pPr>
        <w:pStyle w:val="ListParagraph"/>
        <w:numPr>
          <w:ilvl w:val="0"/>
          <w:numId w:val="28"/>
        </w:numPr>
      </w:pPr>
      <w:r w:rsidRPr="001011D8">
        <w:rPr>
          <w:b/>
        </w:rPr>
        <w:t>True/False</w:t>
      </w:r>
      <w:r w:rsidR="001E4A94">
        <w:t>:</w:t>
      </w:r>
      <w:r w:rsidR="00401984">
        <w:t xml:space="preserve"> </w:t>
      </w:r>
      <w:r w:rsidR="00073E2C">
        <w:t xml:space="preserve"> </w:t>
      </w:r>
      <w:r w:rsidR="00401984">
        <w:t>Take only True or False</w:t>
      </w:r>
    </w:p>
    <w:p w:rsidR="00E9674E" w:rsidRDefault="00E9674E" w:rsidP="00DF24E7">
      <w:pPr>
        <w:pStyle w:val="ListParagraph"/>
        <w:numPr>
          <w:ilvl w:val="0"/>
          <w:numId w:val="28"/>
        </w:numPr>
      </w:pPr>
      <w:r w:rsidRPr="001011D8">
        <w:rPr>
          <w:b/>
        </w:rPr>
        <w:t>Yes/No</w:t>
      </w:r>
      <w:r w:rsidR="001E4A94">
        <w:t>:</w:t>
      </w:r>
      <w:r w:rsidR="00401984">
        <w:t xml:space="preserve"> Take only Yes or No</w:t>
      </w:r>
    </w:p>
    <w:p w:rsidR="00E9674E" w:rsidRDefault="00E9674E" w:rsidP="00DF24E7">
      <w:pPr>
        <w:pStyle w:val="ListParagraph"/>
        <w:numPr>
          <w:ilvl w:val="0"/>
          <w:numId w:val="28"/>
        </w:numPr>
      </w:pPr>
      <w:r w:rsidRPr="001011D8">
        <w:rPr>
          <w:b/>
        </w:rPr>
        <w:t>Address</w:t>
      </w:r>
      <w:r w:rsidR="001E4A94">
        <w:t>:</w:t>
      </w:r>
      <w:r w:rsidR="00F4003E">
        <w:t xml:space="preserve"> To take complete address of respondent</w:t>
      </w:r>
    </w:p>
    <w:p w:rsidR="00E9674E" w:rsidRDefault="00E9674E" w:rsidP="00DF24E7">
      <w:pPr>
        <w:pStyle w:val="ListParagraph"/>
        <w:numPr>
          <w:ilvl w:val="0"/>
          <w:numId w:val="28"/>
        </w:numPr>
      </w:pPr>
      <w:r w:rsidRPr="001011D8">
        <w:rPr>
          <w:b/>
        </w:rPr>
        <w:t>Phone</w:t>
      </w:r>
      <w:r w:rsidR="001E4A94">
        <w:t>:</w:t>
      </w:r>
      <w:r w:rsidR="00F4003E">
        <w:t xml:space="preserve"> To take complete phone number </w:t>
      </w:r>
    </w:p>
    <w:p w:rsidR="00E9674E" w:rsidRDefault="00E9674E" w:rsidP="00DF24E7">
      <w:pPr>
        <w:pStyle w:val="ListParagraph"/>
        <w:numPr>
          <w:ilvl w:val="0"/>
          <w:numId w:val="28"/>
        </w:numPr>
      </w:pPr>
      <w:r w:rsidRPr="001011D8">
        <w:rPr>
          <w:b/>
        </w:rPr>
        <w:t>Administrative Area</w:t>
      </w:r>
      <w:r w:rsidR="001E4A94">
        <w:t>:</w:t>
      </w:r>
      <w:r w:rsidR="00CA26B3">
        <w:t xml:space="preserve">  Take</w:t>
      </w:r>
      <w:r w:rsidR="00D62EB2">
        <w:t>s</w:t>
      </w:r>
      <w:r w:rsidR="00CA26B3">
        <w:t xml:space="preserve"> Area in the country to be administered </w:t>
      </w:r>
    </w:p>
    <w:p w:rsidR="00491E39" w:rsidRDefault="00491E39" w:rsidP="007E0F0D">
      <w:pPr>
        <w:ind w:left="2880" w:firstLine="720"/>
        <w:rPr>
          <w:i/>
        </w:rPr>
      </w:pPr>
    </w:p>
    <w:p w:rsidR="00491E39" w:rsidRDefault="00491E39" w:rsidP="007E0F0D">
      <w:pPr>
        <w:ind w:left="2880" w:firstLine="720"/>
        <w:rPr>
          <w:i/>
        </w:rPr>
      </w:pPr>
    </w:p>
    <w:p w:rsidR="00491E39" w:rsidRDefault="00491E39" w:rsidP="007E0F0D">
      <w:pPr>
        <w:ind w:left="2880" w:firstLine="720"/>
        <w:rPr>
          <w:i/>
        </w:rPr>
      </w:pPr>
    </w:p>
    <w:p w:rsidR="00491E39" w:rsidRDefault="00491E39" w:rsidP="007E0F0D">
      <w:pPr>
        <w:ind w:left="2880" w:firstLine="720"/>
        <w:rPr>
          <w:i/>
        </w:rPr>
      </w:pPr>
    </w:p>
    <w:p w:rsidR="00491E39" w:rsidRDefault="00491E39" w:rsidP="007E0F0D">
      <w:pPr>
        <w:ind w:left="2880" w:firstLine="720"/>
        <w:rPr>
          <w:i/>
        </w:rPr>
      </w:pPr>
    </w:p>
    <w:p w:rsidR="00491E39" w:rsidRDefault="00491E39" w:rsidP="007E0F0D">
      <w:pPr>
        <w:ind w:left="2880" w:firstLine="720"/>
        <w:rPr>
          <w:i/>
        </w:rPr>
      </w:pPr>
    </w:p>
    <w:p w:rsidR="00491E39" w:rsidRDefault="00491E39" w:rsidP="007E0F0D">
      <w:pPr>
        <w:ind w:left="2880" w:firstLine="720"/>
        <w:rPr>
          <w:i/>
        </w:rPr>
      </w:pPr>
    </w:p>
    <w:p w:rsidR="00491E39" w:rsidRDefault="00491E39" w:rsidP="007E0F0D">
      <w:pPr>
        <w:ind w:left="2880" w:firstLine="720"/>
        <w:rPr>
          <w:i/>
        </w:rPr>
      </w:pPr>
    </w:p>
    <w:p w:rsidR="00491E39" w:rsidRDefault="00491E39" w:rsidP="007E0F0D">
      <w:pPr>
        <w:ind w:left="2880" w:firstLine="720"/>
        <w:rPr>
          <w:i/>
        </w:rPr>
      </w:pPr>
    </w:p>
    <w:p w:rsidR="007E0F0D" w:rsidRDefault="00195756" w:rsidP="00491E39">
      <w:pPr>
        <w:ind w:left="2880"/>
        <w:rPr>
          <w:i/>
        </w:rPr>
      </w:pPr>
      <w:r>
        <w:rPr>
          <w:i/>
        </w:rPr>
        <w:t xml:space="preserve"> Follow</w:t>
      </w:r>
      <w:r w:rsidR="007E0F0D" w:rsidRPr="007E0F0D">
        <w:rPr>
          <w:i/>
        </w:rPr>
        <w:t xml:space="preserve">ing are the Questions in the </w:t>
      </w:r>
      <w:r w:rsidR="007E0F0D">
        <w:rPr>
          <w:i/>
        </w:rPr>
        <w:t>Power</w:t>
      </w:r>
      <w:r w:rsidR="007E0F0D" w:rsidRPr="007E0F0D">
        <w:rPr>
          <w:i/>
        </w:rPr>
        <w:t xml:space="preserve"> Tools</w:t>
      </w:r>
    </w:p>
    <w:p w:rsidR="009F254B" w:rsidRPr="007E0F0D" w:rsidRDefault="009F254B" w:rsidP="009F254B">
      <w:pPr>
        <w:ind w:left="90"/>
        <w:jc w:val="center"/>
        <w:rPr>
          <w:i/>
        </w:rPr>
      </w:pPr>
      <w:r>
        <w:rPr>
          <w:i/>
          <w:noProof/>
        </w:rPr>
        <w:drawing>
          <wp:inline distT="0" distB="0" distL="0" distR="0">
            <wp:extent cx="2019300" cy="3771900"/>
            <wp:effectExtent l="19050" t="0" r="0" b="0"/>
            <wp:docPr id="21" name="Picture 15" descr="D:\Tahira downloads\14-11-2012\Power 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ahira downloads\14-11-2012\Power Tools.jpg"/>
                    <pic:cNvPicPr>
                      <a:picLocks noChangeAspect="1" noChangeArrowheads="1"/>
                    </pic:cNvPicPr>
                  </pic:nvPicPr>
                  <pic:blipFill>
                    <a:blip r:embed="rId20" cstate="print"/>
                    <a:srcRect/>
                    <a:stretch>
                      <a:fillRect/>
                    </a:stretch>
                  </pic:blipFill>
                  <pic:spPr bwMode="auto">
                    <a:xfrm>
                      <a:off x="0" y="0"/>
                      <a:ext cx="2019300" cy="3771900"/>
                    </a:xfrm>
                    <a:prstGeom prst="rect">
                      <a:avLst/>
                    </a:prstGeom>
                    <a:noFill/>
                    <a:ln w="9525">
                      <a:noFill/>
                      <a:miter lim="800000"/>
                      <a:headEnd/>
                      <a:tailEnd/>
                    </a:ln>
                  </pic:spPr>
                </pic:pic>
              </a:graphicData>
            </a:graphic>
          </wp:inline>
        </w:drawing>
      </w:r>
    </w:p>
    <w:p w:rsidR="007E0F0D" w:rsidRPr="001011D8" w:rsidRDefault="00385566" w:rsidP="00DF24E7">
      <w:pPr>
        <w:pStyle w:val="ListParagraph"/>
        <w:numPr>
          <w:ilvl w:val="0"/>
          <w:numId w:val="29"/>
        </w:numPr>
      </w:pPr>
      <w:r w:rsidRPr="001011D8">
        <w:rPr>
          <w:b/>
        </w:rPr>
        <w:t>Star Rating</w:t>
      </w:r>
      <w:r w:rsidR="001E4A94" w:rsidRPr="001011D8">
        <w:t>:</w:t>
      </w:r>
      <w:r w:rsidR="00401984" w:rsidRPr="001011D8">
        <w:t xml:space="preserve"> </w:t>
      </w:r>
      <w:r w:rsidR="001011D8" w:rsidRPr="001011D8">
        <w:t>Scale the quality</w:t>
      </w:r>
    </w:p>
    <w:p w:rsidR="00385566" w:rsidRPr="001011D8" w:rsidRDefault="00385566" w:rsidP="00DF24E7">
      <w:pPr>
        <w:pStyle w:val="ListParagraph"/>
        <w:numPr>
          <w:ilvl w:val="0"/>
          <w:numId w:val="29"/>
        </w:numPr>
      </w:pPr>
      <w:r w:rsidRPr="001011D8">
        <w:rPr>
          <w:b/>
        </w:rPr>
        <w:t>Scale Rating</w:t>
      </w:r>
      <w:r w:rsidR="001E4A94" w:rsidRPr="001011D8">
        <w:t>:</w:t>
      </w:r>
      <w:r w:rsidR="001011D8" w:rsidRPr="001011D8">
        <w:t xml:space="preserve"> Scale the Quality</w:t>
      </w:r>
    </w:p>
    <w:p w:rsidR="00385566" w:rsidRPr="001011D8" w:rsidRDefault="00385566" w:rsidP="00DF24E7">
      <w:pPr>
        <w:pStyle w:val="ListParagraph"/>
        <w:numPr>
          <w:ilvl w:val="0"/>
          <w:numId w:val="29"/>
        </w:numPr>
      </w:pPr>
      <w:r w:rsidRPr="001011D8">
        <w:rPr>
          <w:b/>
        </w:rPr>
        <w:t>Attach File</w:t>
      </w:r>
      <w:r w:rsidR="001E4A94" w:rsidRPr="001011D8">
        <w:t>:</w:t>
      </w:r>
      <w:r w:rsidR="001011D8" w:rsidRPr="001011D8">
        <w:t xml:space="preserve"> To attach a file</w:t>
      </w:r>
    </w:p>
    <w:p w:rsidR="00385566" w:rsidRPr="001011D8" w:rsidRDefault="00385566" w:rsidP="00DF24E7">
      <w:pPr>
        <w:pStyle w:val="ListParagraph"/>
        <w:numPr>
          <w:ilvl w:val="0"/>
          <w:numId w:val="29"/>
        </w:numPr>
      </w:pPr>
      <w:r w:rsidRPr="001011D8">
        <w:rPr>
          <w:b/>
        </w:rPr>
        <w:t>Matrix</w:t>
      </w:r>
      <w:r w:rsidR="001E4A94" w:rsidRPr="001011D8">
        <w:rPr>
          <w:b/>
        </w:rPr>
        <w:t>:</w:t>
      </w:r>
      <w:r w:rsidR="001011D8" w:rsidRPr="001011D8">
        <w:rPr>
          <w:b/>
        </w:rPr>
        <w:t xml:space="preserve"> </w:t>
      </w:r>
      <w:r w:rsidR="001011D8" w:rsidRPr="001011D8">
        <w:t xml:space="preserve">Take two dimensional response </w:t>
      </w:r>
    </w:p>
    <w:p w:rsidR="00385566" w:rsidRPr="001011D8" w:rsidRDefault="00385566" w:rsidP="00DF24E7">
      <w:pPr>
        <w:pStyle w:val="ListParagraph"/>
        <w:numPr>
          <w:ilvl w:val="0"/>
          <w:numId w:val="29"/>
        </w:numPr>
      </w:pPr>
      <w:r w:rsidRPr="001011D8">
        <w:rPr>
          <w:b/>
        </w:rPr>
        <w:t>Capture Image</w:t>
      </w:r>
      <w:r w:rsidR="001E4A94" w:rsidRPr="001011D8">
        <w:t>:</w:t>
      </w:r>
      <w:r w:rsidR="001011D8" w:rsidRPr="001011D8">
        <w:t xml:space="preserve"> Capture Images</w:t>
      </w:r>
    </w:p>
    <w:p w:rsidR="00385566" w:rsidRDefault="00385566" w:rsidP="00DF24E7">
      <w:pPr>
        <w:pStyle w:val="ListParagraph"/>
        <w:numPr>
          <w:ilvl w:val="0"/>
          <w:numId w:val="29"/>
        </w:numPr>
      </w:pPr>
      <w:r w:rsidRPr="001011D8">
        <w:rPr>
          <w:b/>
        </w:rPr>
        <w:t>Capture Location</w:t>
      </w:r>
      <w:r w:rsidR="001E4A94" w:rsidRPr="001011D8">
        <w:t>:</w:t>
      </w:r>
      <w:r w:rsidRPr="001011D8">
        <w:t xml:space="preserve"> </w:t>
      </w:r>
      <w:r w:rsidR="001011D8" w:rsidRPr="001011D8">
        <w:t>Capture Location Geographically</w:t>
      </w:r>
    </w:p>
    <w:p w:rsidR="001011D8" w:rsidRPr="001011D8" w:rsidRDefault="001011D8" w:rsidP="001011D8">
      <w:pPr>
        <w:ind w:left="3960"/>
      </w:pPr>
    </w:p>
    <w:p w:rsidR="00B95955" w:rsidRPr="00151D9A" w:rsidRDefault="00B95955" w:rsidP="00B95955">
      <w:pPr>
        <w:pStyle w:val="Heading3"/>
        <w:rPr>
          <w:highlight w:val="yellow"/>
        </w:rPr>
      </w:pPr>
      <w:r>
        <w:t xml:space="preserve"> </w:t>
      </w:r>
      <w:bookmarkStart w:id="24" w:name="_Toc344810151"/>
      <w:r w:rsidR="00AB3530" w:rsidRPr="00151D9A">
        <w:rPr>
          <w:highlight w:val="yellow"/>
        </w:rPr>
        <w:t>Properties</w:t>
      </w:r>
      <w:bookmarkEnd w:id="24"/>
    </w:p>
    <w:p w:rsidR="006C3915" w:rsidRDefault="00195756" w:rsidP="00D62EB2">
      <w:pPr>
        <w:spacing w:before="100" w:beforeAutospacing="1"/>
        <w:ind w:left="2880" w:hanging="720"/>
        <w:rPr>
          <w:i/>
        </w:rPr>
      </w:pPr>
      <w:r>
        <w:rPr>
          <w:i/>
        </w:rPr>
        <w:t xml:space="preserve"> Follow</w:t>
      </w:r>
      <w:r w:rsidR="00B2795E" w:rsidRPr="007E0F0D">
        <w:rPr>
          <w:i/>
        </w:rPr>
        <w:t xml:space="preserve">ing are the Questions </w:t>
      </w:r>
      <w:r w:rsidR="00CC526D">
        <w:rPr>
          <w:i/>
        </w:rPr>
        <w:t xml:space="preserve">Properties </w:t>
      </w:r>
      <w:r w:rsidR="00B2795E" w:rsidRPr="007E0F0D">
        <w:rPr>
          <w:i/>
        </w:rPr>
        <w:t>in the</w:t>
      </w:r>
      <w:r w:rsidR="00CC526D">
        <w:rPr>
          <w:i/>
        </w:rPr>
        <w:t xml:space="preserve"> Standard </w:t>
      </w:r>
      <w:r w:rsidR="00B2795E" w:rsidRPr="007E0F0D">
        <w:rPr>
          <w:i/>
        </w:rPr>
        <w:t>Tools</w:t>
      </w:r>
      <w:r w:rsidR="006C3915">
        <w:rPr>
          <w:i/>
        </w:rPr>
        <w:t>. Click Edit button</w:t>
      </w:r>
      <w:r w:rsidR="006C3915" w:rsidRPr="006C3915">
        <w:rPr>
          <w:i/>
        </w:rPr>
        <w:t xml:space="preserve"> </w:t>
      </w:r>
      <w:r w:rsidR="006C3915" w:rsidRPr="006C3915">
        <w:rPr>
          <w:i/>
          <w:noProof/>
        </w:rPr>
        <w:drawing>
          <wp:inline distT="0" distB="0" distL="0" distR="0">
            <wp:extent cx="323850" cy="295275"/>
            <wp:effectExtent l="19050" t="0" r="0" b="0"/>
            <wp:docPr id="26" name="Picture 16" descr="D:\Tahira downloads\14-11-2012\Edi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ahira downloads\14-11-2012\Edit button.jpg"/>
                    <pic:cNvPicPr>
                      <a:picLocks noChangeAspect="1" noChangeArrowheads="1"/>
                    </pic:cNvPicPr>
                  </pic:nvPicPr>
                  <pic:blipFill>
                    <a:blip r:embed="rId21" cstate="print"/>
                    <a:srcRect/>
                    <a:stretch>
                      <a:fillRect/>
                    </a:stretch>
                  </pic:blipFill>
                  <pic:spPr bwMode="auto">
                    <a:xfrm>
                      <a:off x="0" y="0"/>
                      <a:ext cx="323850" cy="295275"/>
                    </a:xfrm>
                    <a:prstGeom prst="rect">
                      <a:avLst/>
                    </a:prstGeom>
                    <a:noFill/>
                    <a:ln w="9525">
                      <a:noFill/>
                      <a:miter lim="800000"/>
                      <a:headEnd/>
                      <a:tailEnd/>
                    </a:ln>
                  </pic:spPr>
                </pic:pic>
              </a:graphicData>
            </a:graphic>
          </wp:inline>
        </w:drawing>
      </w:r>
      <w:r w:rsidR="006C3915">
        <w:rPr>
          <w:i/>
        </w:rPr>
        <w:t>to apply different properties.</w:t>
      </w:r>
      <w:r w:rsidR="006C3915" w:rsidRPr="006C3915">
        <w:rPr>
          <w:i/>
        </w:rPr>
        <w:t xml:space="preserve"> </w:t>
      </w:r>
    </w:p>
    <w:p w:rsidR="00DC45E6" w:rsidRPr="00DC45E6" w:rsidRDefault="00DC45E6" w:rsidP="00F52FE4">
      <w:pPr>
        <w:pStyle w:val="ListParagraph"/>
        <w:numPr>
          <w:ilvl w:val="0"/>
          <w:numId w:val="27"/>
        </w:numPr>
        <w:ind w:left="2340"/>
        <w:rPr>
          <w:b/>
          <w:i/>
        </w:rPr>
      </w:pPr>
      <w:r w:rsidRPr="00DC45E6">
        <w:rPr>
          <w:b/>
        </w:rPr>
        <w:t>Header:</w:t>
      </w:r>
      <w:r w:rsidR="00D163EE">
        <w:rPr>
          <w:b/>
        </w:rPr>
        <w:t xml:space="preserve"> </w:t>
      </w:r>
      <w:r w:rsidR="00FA1507" w:rsidRPr="00FA1507">
        <w:rPr>
          <w:i/>
        </w:rPr>
        <w:t>Font size</w:t>
      </w:r>
      <w:r w:rsidR="00FA1507">
        <w:t>, user can select different font size for every header</w:t>
      </w:r>
    </w:p>
    <w:p w:rsidR="00DC45E6" w:rsidRPr="00DC45E6" w:rsidRDefault="00DC45E6" w:rsidP="00F52FE4">
      <w:pPr>
        <w:pStyle w:val="ListParagraph"/>
        <w:numPr>
          <w:ilvl w:val="0"/>
          <w:numId w:val="27"/>
        </w:numPr>
        <w:ind w:left="2340"/>
        <w:rPr>
          <w:b/>
          <w:i/>
        </w:rPr>
      </w:pPr>
      <w:r w:rsidRPr="00DC45E6">
        <w:rPr>
          <w:b/>
        </w:rPr>
        <w:t>Single Line Text</w:t>
      </w:r>
      <w:r>
        <w:rPr>
          <w:b/>
        </w:rPr>
        <w:t>:</w:t>
      </w:r>
      <w:r w:rsidR="00D163EE">
        <w:rPr>
          <w:b/>
        </w:rPr>
        <w:t xml:space="preserve"> </w:t>
      </w:r>
      <w:r w:rsidR="00FA1507">
        <w:t xml:space="preserve"> For a single line type question </w:t>
      </w:r>
      <w:r w:rsidR="00151D9A">
        <w:t>GoAssess</w:t>
      </w:r>
      <w:r w:rsidR="00FA1507">
        <w:t xml:space="preserve"> user has facility to fix the </w:t>
      </w:r>
      <w:r w:rsidR="00FA1507" w:rsidRPr="00151D9A">
        <w:rPr>
          <w:i/>
        </w:rPr>
        <w:t>maximum length</w:t>
      </w:r>
      <w:r w:rsidR="00FA1507">
        <w:t xml:space="preserve"> of the response</w:t>
      </w:r>
      <w:r w:rsidR="00D163EE" w:rsidRPr="00D163EE">
        <w:t>,</w:t>
      </w:r>
      <w:r w:rsidR="00FA1507">
        <w:t xml:space="preserve"> and also can </w:t>
      </w:r>
      <w:r w:rsidR="00FA1507" w:rsidRPr="00151D9A">
        <w:t>fix the</w:t>
      </w:r>
      <w:r w:rsidR="00FA1507">
        <w:rPr>
          <w:i/>
        </w:rPr>
        <w:t xml:space="preserve"> </w:t>
      </w:r>
      <w:r w:rsidR="00D163EE" w:rsidRPr="00FA1507">
        <w:rPr>
          <w:i/>
        </w:rPr>
        <w:t>Data Type</w:t>
      </w:r>
      <w:r w:rsidR="00FA1507">
        <w:rPr>
          <w:i/>
        </w:rPr>
        <w:t xml:space="preserve"> </w:t>
      </w:r>
      <w:r w:rsidR="00FA1507" w:rsidRPr="00151D9A">
        <w:t>from</w:t>
      </w:r>
      <w:r w:rsidR="00FA1507">
        <w:rPr>
          <w:i/>
        </w:rPr>
        <w:t xml:space="preserve"> </w:t>
      </w:r>
      <w:r w:rsidR="00151D9A">
        <w:t>Alphabets-</w:t>
      </w:r>
      <w:r w:rsidR="00FA1507">
        <w:t>only and alpha-numeric</w:t>
      </w:r>
      <w:r w:rsidR="00D163EE" w:rsidRPr="00D163EE">
        <w:t>,</w:t>
      </w:r>
      <w:r w:rsidR="00D163EE" w:rsidRPr="00FA1507">
        <w:rPr>
          <w:i/>
        </w:rPr>
        <w:t xml:space="preserve"> </w:t>
      </w:r>
      <w:r w:rsidR="00151D9A" w:rsidRPr="00151D9A">
        <w:t>user can set the</w:t>
      </w:r>
      <w:r w:rsidR="00151D9A">
        <w:rPr>
          <w:i/>
        </w:rPr>
        <w:t xml:space="preserve"> default value</w:t>
      </w:r>
      <w:r w:rsidR="00151D9A" w:rsidRPr="00151D9A">
        <w:t xml:space="preserve"> for</w:t>
      </w:r>
      <w:r w:rsidR="00151D9A">
        <w:rPr>
          <w:i/>
        </w:rPr>
        <w:t xml:space="preserve"> it</w:t>
      </w:r>
      <w:r w:rsidR="00D163EE" w:rsidRPr="00D163EE">
        <w:t xml:space="preserve"> and</w:t>
      </w:r>
      <w:r w:rsidR="00151D9A">
        <w:t xml:space="preserve"> also can set the</w:t>
      </w:r>
      <w:r w:rsidR="00D163EE" w:rsidRPr="00D163EE">
        <w:t xml:space="preserve"> </w:t>
      </w:r>
      <w:r w:rsidR="00D163EE" w:rsidRPr="00FA1507">
        <w:rPr>
          <w:i/>
        </w:rPr>
        <w:t>Help Text</w:t>
      </w:r>
      <w:r w:rsidR="00151D9A">
        <w:rPr>
          <w:i/>
        </w:rPr>
        <w:t>.</w:t>
      </w:r>
    </w:p>
    <w:p w:rsidR="00DC45E6" w:rsidRPr="00DC45E6" w:rsidRDefault="00DC45E6" w:rsidP="00F52FE4">
      <w:pPr>
        <w:pStyle w:val="ListParagraph"/>
        <w:numPr>
          <w:ilvl w:val="0"/>
          <w:numId w:val="27"/>
        </w:numPr>
        <w:ind w:left="2340"/>
        <w:rPr>
          <w:b/>
          <w:i/>
        </w:rPr>
      </w:pPr>
      <w:r w:rsidRPr="00DC45E6">
        <w:rPr>
          <w:b/>
        </w:rPr>
        <w:t>Multi Line Text</w:t>
      </w:r>
      <w:r>
        <w:rPr>
          <w:b/>
        </w:rPr>
        <w:t>:</w:t>
      </w:r>
      <w:r w:rsidR="006C215F">
        <w:rPr>
          <w:b/>
        </w:rPr>
        <w:t xml:space="preserve"> </w:t>
      </w:r>
      <w:r w:rsidR="006C215F" w:rsidRPr="006C215F">
        <w:t>Maximum Length,</w:t>
      </w:r>
      <w:r w:rsidR="006C215F">
        <w:t xml:space="preserve"> Data Type, Default Value, Help Text</w:t>
      </w:r>
    </w:p>
    <w:p w:rsidR="00DC45E6" w:rsidRPr="00DC45E6" w:rsidRDefault="00DC45E6" w:rsidP="00F52FE4">
      <w:pPr>
        <w:pStyle w:val="ListParagraph"/>
        <w:numPr>
          <w:ilvl w:val="0"/>
          <w:numId w:val="27"/>
        </w:numPr>
        <w:ind w:left="2340"/>
        <w:rPr>
          <w:b/>
          <w:i/>
        </w:rPr>
      </w:pPr>
      <w:r w:rsidRPr="00DC45E6">
        <w:rPr>
          <w:b/>
        </w:rPr>
        <w:t>Number</w:t>
      </w:r>
      <w:r>
        <w:rPr>
          <w:b/>
        </w:rPr>
        <w:t>:</w:t>
      </w:r>
      <w:r w:rsidR="006C215F">
        <w:rPr>
          <w:b/>
        </w:rPr>
        <w:t xml:space="preserve"> </w:t>
      </w:r>
      <w:r w:rsidR="006C215F" w:rsidRPr="006C215F">
        <w:t>Minimum Length, Maximum Length, Default Value and Help Text</w:t>
      </w:r>
    </w:p>
    <w:p w:rsidR="00DC45E6" w:rsidRPr="00DC45E6" w:rsidRDefault="00DC45E6" w:rsidP="00F52FE4">
      <w:pPr>
        <w:pStyle w:val="ListParagraph"/>
        <w:numPr>
          <w:ilvl w:val="0"/>
          <w:numId w:val="27"/>
        </w:numPr>
        <w:ind w:left="2340"/>
        <w:rPr>
          <w:b/>
          <w:i/>
        </w:rPr>
      </w:pPr>
      <w:r w:rsidRPr="00DC45E6">
        <w:rPr>
          <w:b/>
        </w:rPr>
        <w:t>Radio Button</w:t>
      </w:r>
      <w:r>
        <w:rPr>
          <w:b/>
        </w:rPr>
        <w:t>:</w:t>
      </w:r>
      <w:r w:rsidR="001F5056">
        <w:rPr>
          <w:b/>
        </w:rPr>
        <w:t xml:space="preserve"> </w:t>
      </w:r>
      <w:r w:rsidR="001F5056" w:rsidRPr="001F5056">
        <w:t>Enable Other Text Field</w:t>
      </w:r>
      <w:r w:rsidR="001F5056">
        <w:t>, Help Text</w:t>
      </w:r>
    </w:p>
    <w:p w:rsidR="00DC45E6" w:rsidRPr="00DC45E6" w:rsidRDefault="00DC45E6" w:rsidP="00F52FE4">
      <w:pPr>
        <w:pStyle w:val="ListParagraph"/>
        <w:numPr>
          <w:ilvl w:val="0"/>
          <w:numId w:val="27"/>
        </w:numPr>
        <w:ind w:left="2340"/>
        <w:rPr>
          <w:b/>
          <w:i/>
        </w:rPr>
      </w:pPr>
      <w:r w:rsidRPr="00DC45E6">
        <w:rPr>
          <w:b/>
        </w:rPr>
        <w:t>Check Box</w:t>
      </w:r>
      <w:r>
        <w:rPr>
          <w:b/>
        </w:rPr>
        <w:t>:</w:t>
      </w:r>
      <w:r w:rsidR="00AA263C">
        <w:rPr>
          <w:b/>
        </w:rPr>
        <w:t xml:space="preserve"> </w:t>
      </w:r>
      <w:r w:rsidR="00AA263C" w:rsidRPr="001F5056">
        <w:t>Enable Other Text Field</w:t>
      </w:r>
      <w:r w:rsidR="00AA263C">
        <w:t>, Maximum number of options selection and Help Text</w:t>
      </w:r>
    </w:p>
    <w:p w:rsidR="00DC45E6" w:rsidRPr="00DC45E6" w:rsidRDefault="00DC45E6" w:rsidP="00F52FE4">
      <w:pPr>
        <w:pStyle w:val="ListParagraph"/>
        <w:numPr>
          <w:ilvl w:val="0"/>
          <w:numId w:val="27"/>
        </w:numPr>
        <w:ind w:left="2340"/>
        <w:rPr>
          <w:b/>
          <w:i/>
        </w:rPr>
      </w:pPr>
      <w:r w:rsidRPr="00DC45E6">
        <w:rPr>
          <w:b/>
        </w:rPr>
        <w:t>Date</w:t>
      </w:r>
      <w:r>
        <w:rPr>
          <w:b/>
        </w:rPr>
        <w:t>:</w:t>
      </w:r>
      <w:r w:rsidR="00463EE6">
        <w:rPr>
          <w:b/>
        </w:rPr>
        <w:t xml:space="preserve"> </w:t>
      </w:r>
      <w:r w:rsidR="00463EE6">
        <w:t>Date Format, Default Value and Help Text</w:t>
      </w:r>
    </w:p>
    <w:p w:rsidR="00DC45E6" w:rsidRPr="00DC45E6" w:rsidRDefault="00DC45E6" w:rsidP="00F52FE4">
      <w:pPr>
        <w:pStyle w:val="ListParagraph"/>
        <w:numPr>
          <w:ilvl w:val="0"/>
          <w:numId w:val="27"/>
        </w:numPr>
        <w:ind w:left="2340"/>
        <w:rPr>
          <w:b/>
          <w:i/>
        </w:rPr>
      </w:pPr>
      <w:r w:rsidRPr="00DC45E6">
        <w:rPr>
          <w:b/>
        </w:rPr>
        <w:t>Drop Down List</w:t>
      </w:r>
      <w:r>
        <w:rPr>
          <w:b/>
        </w:rPr>
        <w:t>:</w:t>
      </w:r>
      <w:r w:rsidR="008B7AF0">
        <w:rPr>
          <w:b/>
        </w:rPr>
        <w:t xml:space="preserve"> </w:t>
      </w:r>
      <w:r w:rsidR="008B7AF0" w:rsidRPr="008B7AF0">
        <w:t>Options</w:t>
      </w:r>
    </w:p>
    <w:p w:rsidR="00DC45E6" w:rsidRPr="007E0F0D" w:rsidRDefault="00195756" w:rsidP="008D11EE">
      <w:pPr>
        <w:tabs>
          <w:tab w:val="right" w:pos="2160"/>
        </w:tabs>
        <w:ind w:left="2160" w:hanging="270"/>
        <w:rPr>
          <w:i/>
        </w:rPr>
      </w:pPr>
      <w:r>
        <w:rPr>
          <w:i/>
        </w:rPr>
        <w:t xml:space="preserve"> Follow</w:t>
      </w:r>
      <w:r w:rsidR="00DC45E6" w:rsidRPr="007E0F0D">
        <w:rPr>
          <w:i/>
        </w:rPr>
        <w:t xml:space="preserve">ing are the Questions in the </w:t>
      </w:r>
      <w:r w:rsidR="00DC45E6">
        <w:rPr>
          <w:i/>
        </w:rPr>
        <w:t>Power</w:t>
      </w:r>
      <w:r w:rsidR="00DC45E6" w:rsidRPr="007E0F0D">
        <w:rPr>
          <w:i/>
        </w:rPr>
        <w:t xml:space="preserve"> Tools</w:t>
      </w:r>
    </w:p>
    <w:p w:rsidR="00DC45E6" w:rsidRPr="00427B8B" w:rsidRDefault="00DC45E6" w:rsidP="008D11EE">
      <w:pPr>
        <w:pStyle w:val="ListParagraph"/>
        <w:numPr>
          <w:ilvl w:val="0"/>
          <w:numId w:val="29"/>
        </w:numPr>
        <w:tabs>
          <w:tab w:val="right" w:pos="2160"/>
        </w:tabs>
        <w:ind w:left="2160" w:hanging="270"/>
        <w:rPr>
          <w:b/>
        </w:rPr>
      </w:pPr>
      <w:r w:rsidRPr="00427B8B">
        <w:rPr>
          <w:b/>
        </w:rPr>
        <w:t>Star Rating</w:t>
      </w:r>
      <w:r w:rsidR="001E4A94">
        <w:rPr>
          <w:b/>
        </w:rPr>
        <w:t>:</w:t>
      </w:r>
      <w:r w:rsidR="003C76D0">
        <w:rPr>
          <w:b/>
        </w:rPr>
        <w:t xml:space="preserve"> </w:t>
      </w:r>
      <w:r w:rsidR="003C76D0" w:rsidRPr="001011D8">
        <w:t>Interval, Default Value, Help Text</w:t>
      </w:r>
    </w:p>
    <w:p w:rsidR="00DC45E6" w:rsidRPr="001011D8" w:rsidRDefault="00DC45E6" w:rsidP="008D11EE">
      <w:pPr>
        <w:pStyle w:val="ListParagraph"/>
        <w:numPr>
          <w:ilvl w:val="0"/>
          <w:numId w:val="29"/>
        </w:numPr>
        <w:tabs>
          <w:tab w:val="right" w:pos="2160"/>
        </w:tabs>
        <w:ind w:left="2160" w:hanging="270"/>
      </w:pPr>
      <w:r w:rsidRPr="00427B8B">
        <w:rPr>
          <w:b/>
        </w:rPr>
        <w:t>Scale Rating</w:t>
      </w:r>
      <w:r w:rsidR="001E4A94">
        <w:rPr>
          <w:b/>
        </w:rPr>
        <w:t>:</w:t>
      </w:r>
      <w:r w:rsidR="003C76D0">
        <w:rPr>
          <w:b/>
        </w:rPr>
        <w:t xml:space="preserve"> </w:t>
      </w:r>
      <w:r w:rsidR="003C76D0" w:rsidRPr="001011D8">
        <w:t xml:space="preserve">Interval Left text Right Text, starting value and Help text </w:t>
      </w:r>
    </w:p>
    <w:p w:rsidR="00DC45E6" w:rsidRPr="001011D8" w:rsidRDefault="00DC45E6" w:rsidP="008D11EE">
      <w:pPr>
        <w:pStyle w:val="ListParagraph"/>
        <w:numPr>
          <w:ilvl w:val="0"/>
          <w:numId w:val="29"/>
        </w:numPr>
        <w:tabs>
          <w:tab w:val="right" w:pos="2160"/>
        </w:tabs>
        <w:ind w:left="2160" w:hanging="270"/>
      </w:pPr>
      <w:r w:rsidRPr="00427B8B">
        <w:rPr>
          <w:b/>
        </w:rPr>
        <w:t>Attach File</w:t>
      </w:r>
      <w:r w:rsidR="001E4A94">
        <w:rPr>
          <w:b/>
        </w:rPr>
        <w:t>:</w:t>
      </w:r>
      <w:r w:rsidR="003C76D0">
        <w:rPr>
          <w:b/>
        </w:rPr>
        <w:t xml:space="preserve"> </w:t>
      </w:r>
      <w:r w:rsidR="003C76D0" w:rsidRPr="001011D8">
        <w:t>Maximum File size, Help text</w:t>
      </w:r>
    </w:p>
    <w:p w:rsidR="00427B8B" w:rsidRPr="001011D8" w:rsidRDefault="00427B8B" w:rsidP="008D11EE">
      <w:pPr>
        <w:pStyle w:val="ListParagraph"/>
        <w:numPr>
          <w:ilvl w:val="0"/>
          <w:numId w:val="29"/>
        </w:numPr>
        <w:tabs>
          <w:tab w:val="right" w:pos="2160"/>
        </w:tabs>
        <w:ind w:left="2160" w:hanging="270"/>
      </w:pPr>
      <w:r w:rsidRPr="00427B8B">
        <w:rPr>
          <w:b/>
        </w:rPr>
        <w:t>Matrix</w:t>
      </w:r>
      <w:r w:rsidR="001E4A94">
        <w:rPr>
          <w:b/>
        </w:rPr>
        <w:t>:</w:t>
      </w:r>
      <w:r w:rsidR="003C76D0">
        <w:rPr>
          <w:b/>
        </w:rPr>
        <w:t xml:space="preserve"> </w:t>
      </w:r>
      <w:r w:rsidR="003C76D0" w:rsidRPr="001011D8">
        <w:t>Help text</w:t>
      </w:r>
    </w:p>
    <w:p w:rsidR="00427B8B" w:rsidRPr="001B7ABD" w:rsidRDefault="00427B8B" w:rsidP="00702A92">
      <w:pPr>
        <w:pStyle w:val="ListParagraph"/>
        <w:numPr>
          <w:ilvl w:val="0"/>
          <w:numId w:val="29"/>
        </w:numPr>
        <w:tabs>
          <w:tab w:val="right" w:pos="1890"/>
        </w:tabs>
        <w:ind w:left="1890" w:firstLine="0"/>
        <w:rPr>
          <w:b/>
        </w:rPr>
      </w:pPr>
      <w:r w:rsidRPr="00427B8B">
        <w:rPr>
          <w:b/>
        </w:rPr>
        <w:t>Capture Location</w:t>
      </w:r>
      <w:r w:rsidR="001E4A94">
        <w:rPr>
          <w:b/>
        </w:rPr>
        <w:t>:</w:t>
      </w:r>
      <w:r w:rsidRPr="00427B8B">
        <w:rPr>
          <w:b/>
        </w:rPr>
        <w:t xml:space="preserve"> </w:t>
      </w:r>
      <w:r w:rsidR="003C76D0">
        <w:rPr>
          <w:b/>
        </w:rPr>
        <w:t xml:space="preserve"> </w:t>
      </w:r>
      <w:r w:rsidR="003C76D0" w:rsidRPr="001011D8">
        <w:t>Auto (Only for smart phones),</w:t>
      </w:r>
      <w:r w:rsidR="003C76D0">
        <w:rPr>
          <w:b/>
        </w:rPr>
        <w:t xml:space="preserve"> </w:t>
      </w:r>
      <w:r w:rsidR="001011D8">
        <w:t>Man</w:t>
      </w:r>
      <w:r w:rsidR="003C76D0" w:rsidRPr="001011D8">
        <w:t>ual</w:t>
      </w:r>
      <w:r w:rsidR="001011D8">
        <w:t xml:space="preserve"> </w:t>
      </w:r>
      <w:r w:rsidR="003C76D0" w:rsidRPr="001011D8">
        <w:t>(Default), Google Maps and Help Text</w:t>
      </w:r>
    </w:p>
    <w:p w:rsidR="002E1D43" w:rsidRDefault="002E1D43" w:rsidP="002E1D43">
      <w:pPr>
        <w:pStyle w:val="Heading3"/>
      </w:pPr>
      <w:bookmarkStart w:id="25" w:name="_Toc344810152"/>
      <w:r>
        <w:t>Delete Question</w:t>
      </w:r>
      <w:bookmarkEnd w:id="25"/>
    </w:p>
    <w:p w:rsidR="007F7479" w:rsidRDefault="00195756" w:rsidP="007F7479">
      <w:pPr>
        <w:ind w:left="2880" w:firstLine="720"/>
        <w:jc w:val="both"/>
        <w:rPr>
          <w:i/>
        </w:rPr>
      </w:pPr>
      <w:r>
        <w:rPr>
          <w:i/>
        </w:rPr>
        <w:t xml:space="preserve"> Follow</w:t>
      </w:r>
      <w:r w:rsidR="00025E0D">
        <w:rPr>
          <w:i/>
        </w:rPr>
        <w:t xml:space="preserve"> </w:t>
      </w:r>
      <w:r w:rsidR="007A3118">
        <w:rPr>
          <w:i/>
        </w:rPr>
        <w:t>these steps</w:t>
      </w:r>
      <w:r w:rsidR="00025E0D">
        <w:rPr>
          <w:i/>
        </w:rPr>
        <w:t xml:space="preserve"> to Delete a Questions</w:t>
      </w:r>
      <w:r w:rsidR="007F7479" w:rsidRPr="007F7479">
        <w:rPr>
          <w:i/>
        </w:rPr>
        <w:t>.</w:t>
      </w:r>
    </w:p>
    <w:p w:rsidR="007F7479" w:rsidRDefault="007F7479" w:rsidP="00DF24E7">
      <w:pPr>
        <w:pStyle w:val="ListParagraph"/>
        <w:numPr>
          <w:ilvl w:val="0"/>
          <w:numId w:val="30"/>
        </w:numPr>
        <w:jc w:val="both"/>
      </w:pPr>
      <w:r w:rsidRPr="007F7479">
        <w:t>Start</w:t>
      </w:r>
      <w:r>
        <w:t xml:space="preserve"> an Assessment</w:t>
      </w:r>
    </w:p>
    <w:p w:rsidR="007F7479" w:rsidRDefault="007F7479" w:rsidP="00DF24E7">
      <w:pPr>
        <w:pStyle w:val="ListParagraph"/>
        <w:numPr>
          <w:ilvl w:val="0"/>
          <w:numId w:val="30"/>
        </w:numPr>
        <w:jc w:val="both"/>
      </w:pPr>
      <w:r>
        <w:t xml:space="preserve">Add a question </w:t>
      </w:r>
    </w:p>
    <w:p w:rsidR="007F7479" w:rsidRDefault="007F7479" w:rsidP="00DF24E7">
      <w:pPr>
        <w:pStyle w:val="ListParagraph"/>
        <w:numPr>
          <w:ilvl w:val="0"/>
          <w:numId w:val="30"/>
        </w:numPr>
        <w:jc w:val="both"/>
      </w:pPr>
      <w:r>
        <w:t>At most right side of the question there is a delete(</w:t>
      </w:r>
      <w:r w:rsidR="00BA40FA">
        <w:t>C</w:t>
      </w:r>
      <w:r>
        <w:t>ross) button</w:t>
      </w:r>
    </w:p>
    <w:p w:rsidR="007F7479" w:rsidRPr="007F7479" w:rsidRDefault="007F7479" w:rsidP="00DF24E7">
      <w:pPr>
        <w:pStyle w:val="ListParagraph"/>
        <w:numPr>
          <w:ilvl w:val="0"/>
          <w:numId w:val="30"/>
        </w:numPr>
        <w:jc w:val="both"/>
      </w:pPr>
      <w:r>
        <w:t xml:space="preserve">Press cross button </w:t>
      </w:r>
      <w:r w:rsidRPr="007F7479">
        <w:t xml:space="preserve"> </w:t>
      </w:r>
      <w:r w:rsidR="006C3915">
        <w:rPr>
          <w:noProof/>
        </w:rPr>
        <w:drawing>
          <wp:inline distT="0" distB="0" distL="0" distR="0">
            <wp:extent cx="323850" cy="295275"/>
            <wp:effectExtent l="19050" t="0" r="0" b="0"/>
            <wp:docPr id="27" name="Picture 17" descr="D:\Tahira downloads\14-11-2012\question.delete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ahira downloads\14-11-2012\question.delete button.jpg"/>
                    <pic:cNvPicPr>
                      <a:picLocks noChangeAspect="1" noChangeArrowheads="1"/>
                    </pic:cNvPicPr>
                  </pic:nvPicPr>
                  <pic:blipFill>
                    <a:blip r:embed="rId22" cstate="print"/>
                    <a:srcRect/>
                    <a:stretch>
                      <a:fillRect/>
                    </a:stretch>
                  </pic:blipFill>
                  <pic:spPr bwMode="auto">
                    <a:xfrm>
                      <a:off x="0" y="0"/>
                      <a:ext cx="323850" cy="295275"/>
                    </a:xfrm>
                    <a:prstGeom prst="rect">
                      <a:avLst/>
                    </a:prstGeom>
                    <a:noFill/>
                    <a:ln w="9525">
                      <a:noFill/>
                      <a:miter lim="800000"/>
                      <a:headEnd/>
                      <a:tailEnd/>
                    </a:ln>
                  </pic:spPr>
                </pic:pic>
              </a:graphicData>
            </a:graphic>
          </wp:inline>
        </w:drawing>
      </w:r>
    </w:p>
    <w:p w:rsidR="002E1D43" w:rsidRDefault="002E1D43" w:rsidP="002E1D43">
      <w:pPr>
        <w:pStyle w:val="Heading3"/>
      </w:pPr>
      <w:bookmarkStart w:id="26" w:name="_Toc344810153"/>
      <w:r>
        <w:t>Duplicate</w:t>
      </w:r>
      <w:r w:rsidR="000634E7">
        <w:t xml:space="preserve"> </w:t>
      </w:r>
      <w:r>
        <w:t>[copy] Question</w:t>
      </w:r>
      <w:bookmarkEnd w:id="26"/>
    </w:p>
    <w:p w:rsidR="007A3118" w:rsidRDefault="00195756" w:rsidP="007A3118">
      <w:pPr>
        <w:ind w:left="2880" w:firstLine="720"/>
        <w:jc w:val="both"/>
        <w:rPr>
          <w:i/>
        </w:rPr>
      </w:pPr>
      <w:r>
        <w:rPr>
          <w:i/>
        </w:rPr>
        <w:t xml:space="preserve"> Follow</w:t>
      </w:r>
      <w:r w:rsidR="007A3118">
        <w:rPr>
          <w:i/>
        </w:rPr>
        <w:t xml:space="preserve"> these steps to Duplicate a Questions</w:t>
      </w:r>
      <w:r w:rsidR="007A3118" w:rsidRPr="007F7479">
        <w:rPr>
          <w:i/>
        </w:rPr>
        <w:t>.</w:t>
      </w:r>
    </w:p>
    <w:p w:rsidR="007A3118" w:rsidRDefault="007A3118" w:rsidP="00DF24E7">
      <w:pPr>
        <w:pStyle w:val="ListParagraph"/>
        <w:numPr>
          <w:ilvl w:val="0"/>
          <w:numId w:val="30"/>
        </w:numPr>
        <w:jc w:val="both"/>
      </w:pPr>
      <w:r w:rsidRPr="007F7479">
        <w:t>Start</w:t>
      </w:r>
      <w:r>
        <w:t xml:space="preserve"> an Assessment</w:t>
      </w:r>
    </w:p>
    <w:p w:rsidR="007A3118" w:rsidRDefault="007A3118" w:rsidP="00DF24E7">
      <w:pPr>
        <w:pStyle w:val="ListParagraph"/>
        <w:numPr>
          <w:ilvl w:val="0"/>
          <w:numId w:val="30"/>
        </w:numPr>
        <w:jc w:val="both"/>
      </w:pPr>
      <w:r>
        <w:t xml:space="preserve">Add a question </w:t>
      </w:r>
    </w:p>
    <w:p w:rsidR="007A3118" w:rsidRDefault="007A3118" w:rsidP="00DF24E7">
      <w:pPr>
        <w:pStyle w:val="ListParagraph"/>
        <w:numPr>
          <w:ilvl w:val="0"/>
          <w:numId w:val="30"/>
        </w:numPr>
        <w:jc w:val="both"/>
      </w:pPr>
      <w:r>
        <w:t>At right side of the question there is a duplicate(</w:t>
      </w:r>
      <w:r w:rsidRPr="0002182E">
        <w:t>Copy</w:t>
      </w:r>
      <w:r>
        <w:t>) button</w:t>
      </w:r>
    </w:p>
    <w:p w:rsidR="00BA40FA" w:rsidRPr="00BA40FA" w:rsidRDefault="007A3118" w:rsidP="00DF24E7">
      <w:pPr>
        <w:pStyle w:val="ListParagraph"/>
        <w:numPr>
          <w:ilvl w:val="0"/>
          <w:numId w:val="30"/>
        </w:numPr>
        <w:jc w:val="both"/>
      </w:pPr>
      <w:r>
        <w:t>Press</w:t>
      </w:r>
      <w:r w:rsidR="00A97697">
        <w:t xml:space="preserve"> </w:t>
      </w:r>
      <w:r w:rsidR="00A97697" w:rsidRPr="0002182E">
        <w:rPr>
          <w:b/>
          <w:i/>
        </w:rPr>
        <w:t>C</w:t>
      </w:r>
      <w:r w:rsidRPr="0002182E">
        <w:rPr>
          <w:b/>
          <w:i/>
        </w:rPr>
        <w:t>opy</w:t>
      </w:r>
      <w:r w:rsidRPr="0002182E">
        <w:rPr>
          <w:b/>
        </w:rPr>
        <w:t xml:space="preserve"> </w:t>
      </w:r>
      <w:r>
        <w:t xml:space="preserve">button </w:t>
      </w:r>
      <w:r w:rsidR="006C3915">
        <w:rPr>
          <w:noProof/>
        </w:rPr>
        <w:drawing>
          <wp:inline distT="0" distB="0" distL="0" distR="0">
            <wp:extent cx="314325" cy="295275"/>
            <wp:effectExtent l="19050" t="0" r="9525" b="0"/>
            <wp:docPr id="28" name="Picture 18" descr="D:\Tahira downloads\14-11-2012\Copy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ahira downloads\14-11-2012\Copy button.jpg"/>
                    <pic:cNvPicPr>
                      <a:picLocks noChangeAspect="1" noChangeArrowheads="1"/>
                    </pic:cNvPicPr>
                  </pic:nvPicPr>
                  <pic:blipFill>
                    <a:blip r:embed="rId23" cstate="print"/>
                    <a:srcRect/>
                    <a:stretch>
                      <a:fillRect/>
                    </a:stretch>
                  </pic:blipFill>
                  <pic:spPr bwMode="auto">
                    <a:xfrm>
                      <a:off x="0" y="0"/>
                      <a:ext cx="314325" cy="295275"/>
                    </a:xfrm>
                    <a:prstGeom prst="rect">
                      <a:avLst/>
                    </a:prstGeom>
                    <a:noFill/>
                    <a:ln w="9525">
                      <a:noFill/>
                      <a:miter lim="800000"/>
                      <a:headEnd/>
                      <a:tailEnd/>
                    </a:ln>
                  </pic:spPr>
                </pic:pic>
              </a:graphicData>
            </a:graphic>
          </wp:inline>
        </w:drawing>
      </w:r>
      <w:r w:rsidRPr="007F7479">
        <w:t xml:space="preserve"> </w:t>
      </w:r>
    </w:p>
    <w:p w:rsidR="000634E7" w:rsidRDefault="000634E7" w:rsidP="000634E7">
      <w:pPr>
        <w:pStyle w:val="Heading3"/>
      </w:pPr>
      <w:bookmarkStart w:id="27" w:name="_Toc344810154"/>
      <w:r>
        <w:t>Edit Question</w:t>
      </w:r>
      <w:bookmarkEnd w:id="27"/>
    </w:p>
    <w:p w:rsidR="00493A7B" w:rsidRDefault="00195756" w:rsidP="00493A7B">
      <w:pPr>
        <w:ind w:left="2880" w:firstLine="720"/>
        <w:jc w:val="both"/>
        <w:rPr>
          <w:i/>
        </w:rPr>
      </w:pPr>
      <w:r>
        <w:rPr>
          <w:i/>
        </w:rPr>
        <w:t xml:space="preserve"> Follow</w:t>
      </w:r>
      <w:r w:rsidR="00493A7B">
        <w:rPr>
          <w:i/>
        </w:rPr>
        <w:t xml:space="preserve"> these steps to Edit a Questions</w:t>
      </w:r>
      <w:r w:rsidR="004B5B96">
        <w:rPr>
          <w:i/>
        </w:rPr>
        <w:t xml:space="preserve"> (Not applicable for Quick Tools</w:t>
      </w:r>
      <w:r w:rsidR="008D412F">
        <w:rPr>
          <w:i/>
        </w:rPr>
        <w:t xml:space="preserve"> and</w:t>
      </w:r>
      <w:r w:rsidR="00CC005D">
        <w:rPr>
          <w:i/>
        </w:rPr>
        <w:t xml:space="preserve"> Capture Image</w:t>
      </w:r>
      <w:r w:rsidR="004B5B96">
        <w:rPr>
          <w:i/>
        </w:rPr>
        <w:t>)</w:t>
      </w:r>
    </w:p>
    <w:p w:rsidR="00493A7B" w:rsidRDefault="00493A7B" w:rsidP="00DF24E7">
      <w:pPr>
        <w:pStyle w:val="ListParagraph"/>
        <w:numPr>
          <w:ilvl w:val="0"/>
          <w:numId w:val="30"/>
        </w:numPr>
        <w:jc w:val="both"/>
      </w:pPr>
      <w:r w:rsidRPr="007F7479">
        <w:t>Start</w:t>
      </w:r>
      <w:r>
        <w:t xml:space="preserve"> an Assessment</w:t>
      </w:r>
    </w:p>
    <w:p w:rsidR="00493A7B" w:rsidRDefault="00493A7B" w:rsidP="00DF24E7">
      <w:pPr>
        <w:pStyle w:val="ListParagraph"/>
        <w:numPr>
          <w:ilvl w:val="0"/>
          <w:numId w:val="30"/>
        </w:numPr>
        <w:jc w:val="both"/>
      </w:pPr>
      <w:r>
        <w:t xml:space="preserve">Add a question </w:t>
      </w:r>
    </w:p>
    <w:p w:rsidR="00493A7B" w:rsidRDefault="00493A7B" w:rsidP="00DF24E7">
      <w:pPr>
        <w:pStyle w:val="ListParagraph"/>
        <w:numPr>
          <w:ilvl w:val="0"/>
          <w:numId w:val="30"/>
        </w:numPr>
        <w:jc w:val="both"/>
      </w:pPr>
      <w:r>
        <w:t>At right side of the q</w:t>
      </w:r>
      <w:r w:rsidR="006C3915">
        <w:t xml:space="preserve">uestion there is a Edit </w:t>
      </w:r>
      <w:r>
        <w:t>button</w:t>
      </w:r>
    </w:p>
    <w:p w:rsidR="00493A7B" w:rsidRDefault="00493A7B" w:rsidP="00DF24E7">
      <w:pPr>
        <w:pStyle w:val="ListParagraph"/>
        <w:numPr>
          <w:ilvl w:val="0"/>
          <w:numId w:val="30"/>
        </w:numPr>
        <w:jc w:val="both"/>
      </w:pPr>
      <w:r>
        <w:t xml:space="preserve">Press </w:t>
      </w:r>
      <w:r w:rsidRPr="0002182E">
        <w:rPr>
          <w:b/>
          <w:i/>
        </w:rPr>
        <w:t>Edit</w:t>
      </w:r>
      <w:r>
        <w:t xml:space="preserve"> button</w:t>
      </w:r>
      <w:r w:rsidR="006C3915" w:rsidRPr="006C3915">
        <w:rPr>
          <w:noProof/>
        </w:rPr>
        <w:drawing>
          <wp:inline distT="0" distB="0" distL="0" distR="0">
            <wp:extent cx="323850" cy="295275"/>
            <wp:effectExtent l="19050" t="0" r="0" b="0"/>
            <wp:docPr id="29" name="Picture 16" descr="D:\Tahira downloads\14-11-2012\Edi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ahira downloads\14-11-2012\Edit button.jpg"/>
                    <pic:cNvPicPr>
                      <a:picLocks noChangeAspect="1" noChangeArrowheads="1"/>
                    </pic:cNvPicPr>
                  </pic:nvPicPr>
                  <pic:blipFill>
                    <a:blip r:embed="rId21" cstate="print"/>
                    <a:srcRect/>
                    <a:stretch>
                      <a:fillRect/>
                    </a:stretch>
                  </pic:blipFill>
                  <pic:spPr bwMode="auto">
                    <a:xfrm>
                      <a:off x="0" y="0"/>
                      <a:ext cx="323850" cy="295275"/>
                    </a:xfrm>
                    <a:prstGeom prst="rect">
                      <a:avLst/>
                    </a:prstGeom>
                    <a:noFill/>
                    <a:ln w="9525">
                      <a:noFill/>
                      <a:miter lim="800000"/>
                      <a:headEnd/>
                      <a:tailEnd/>
                    </a:ln>
                  </pic:spPr>
                </pic:pic>
              </a:graphicData>
            </a:graphic>
          </wp:inline>
        </w:drawing>
      </w:r>
    </w:p>
    <w:p w:rsidR="00493A7B" w:rsidRDefault="00493A7B" w:rsidP="00DF24E7">
      <w:pPr>
        <w:pStyle w:val="ListParagraph"/>
        <w:numPr>
          <w:ilvl w:val="0"/>
          <w:numId w:val="30"/>
        </w:numPr>
        <w:jc w:val="both"/>
      </w:pPr>
      <w:r>
        <w:t>Select Properties</w:t>
      </w:r>
    </w:p>
    <w:p w:rsidR="00493A7B" w:rsidRPr="00493A7B" w:rsidRDefault="00493A7B" w:rsidP="00DF24E7">
      <w:pPr>
        <w:pStyle w:val="ListParagraph"/>
        <w:numPr>
          <w:ilvl w:val="0"/>
          <w:numId w:val="30"/>
        </w:numPr>
        <w:jc w:val="both"/>
      </w:pPr>
      <w:r>
        <w:t>Press Save button</w:t>
      </w:r>
    </w:p>
    <w:p w:rsidR="000634E7" w:rsidRDefault="000634E7" w:rsidP="000634E7">
      <w:pPr>
        <w:pStyle w:val="Heading3"/>
      </w:pPr>
      <w:bookmarkStart w:id="28" w:name="_Toc344810155"/>
      <w:r>
        <w:t>Comment a Question</w:t>
      </w:r>
      <w:bookmarkEnd w:id="28"/>
    </w:p>
    <w:p w:rsidR="00691942" w:rsidRDefault="00E80C42" w:rsidP="00691942">
      <w:pPr>
        <w:spacing w:after="0"/>
        <w:ind w:left="2160" w:firstLine="2160"/>
        <w:jc w:val="both"/>
      </w:pPr>
      <w:r>
        <w:t>Assessment creator can add comment to every question at Assessment creation time to convey some message</w:t>
      </w:r>
      <w:r w:rsidR="00691942">
        <w:t xml:space="preserve"> to collaborators</w:t>
      </w:r>
      <w:r>
        <w:t xml:space="preserve"> about that </w:t>
      </w:r>
      <w:r w:rsidR="00691942">
        <w:t>question to take their response.</w:t>
      </w:r>
    </w:p>
    <w:p w:rsidR="00E80C42" w:rsidRPr="00E80C42" w:rsidRDefault="00691942" w:rsidP="00691942">
      <w:pPr>
        <w:spacing w:after="0"/>
        <w:ind w:left="2160"/>
        <w:jc w:val="both"/>
      </w:pPr>
      <w:r>
        <w:t xml:space="preserve"> Respondents can also add comments in response, in collaboration phase. According to the given rights to them by </w:t>
      </w:r>
      <w:proofErr w:type="gramStart"/>
      <w:r>
        <w:t>admin(</w:t>
      </w:r>
      <w:proofErr w:type="gramEnd"/>
      <w:r>
        <w:t xml:space="preserve">Assessment creator/ Assessment owner). </w:t>
      </w:r>
    </w:p>
    <w:p w:rsidR="004D722F" w:rsidRDefault="00195756" w:rsidP="00E80C42">
      <w:pPr>
        <w:ind w:left="2160"/>
        <w:jc w:val="both"/>
        <w:rPr>
          <w:i/>
        </w:rPr>
      </w:pPr>
      <w:r>
        <w:rPr>
          <w:i/>
        </w:rPr>
        <w:t xml:space="preserve"> Follow</w:t>
      </w:r>
      <w:r w:rsidR="004D722F">
        <w:rPr>
          <w:i/>
        </w:rPr>
        <w:t xml:space="preserve"> these steps to Comment a Questions</w:t>
      </w:r>
    </w:p>
    <w:p w:rsidR="004D722F" w:rsidRDefault="004D722F" w:rsidP="00E80C42">
      <w:pPr>
        <w:pStyle w:val="ListParagraph"/>
        <w:numPr>
          <w:ilvl w:val="0"/>
          <w:numId w:val="30"/>
        </w:numPr>
        <w:ind w:left="2520"/>
        <w:jc w:val="both"/>
      </w:pPr>
      <w:r w:rsidRPr="007F7479">
        <w:t>Start</w:t>
      </w:r>
      <w:r>
        <w:t xml:space="preserve"> an Assessment</w:t>
      </w:r>
    </w:p>
    <w:p w:rsidR="004D722F" w:rsidRDefault="004D722F" w:rsidP="00E80C42">
      <w:pPr>
        <w:pStyle w:val="ListParagraph"/>
        <w:numPr>
          <w:ilvl w:val="0"/>
          <w:numId w:val="30"/>
        </w:numPr>
        <w:ind w:left="2520"/>
        <w:jc w:val="both"/>
      </w:pPr>
      <w:r>
        <w:t xml:space="preserve">Add a question </w:t>
      </w:r>
    </w:p>
    <w:p w:rsidR="004D722F" w:rsidRDefault="004D722F" w:rsidP="00E80C42">
      <w:pPr>
        <w:pStyle w:val="ListParagraph"/>
        <w:numPr>
          <w:ilvl w:val="0"/>
          <w:numId w:val="30"/>
        </w:numPr>
        <w:ind w:left="2520"/>
        <w:jc w:val="both"/>
      </w:pPr>
      <w:r>
        <w:t>At right side of the question there is a Comment button</w:t>
      </w:r>
    </w:p>
    <w:p w:rsidR="004D722F" w:rsidRDefault="004D722F" w:rsidP="00E80C42">
      <w:pPr>
        <w:pStyle w:val="ListParagraph"/>
        <w:numPr>
          <w:ilvl w:val="0"/>
          <w:numId w:val="30"/>
        </w:numPr>
        <w:ind w:left="2520"/>
        <w:jc w:val="both"/>
      </w:pPr>
      <w:r>
        <w:t xml:space="preserve">Press </w:t>
      </w:r>
      <w:r w:rsidRPr="0002182E">
        <w:rPr>
          <w:b/>
          <w:i/>
        </w:rPr>
        <w:t>Comment</w:t>
      </w:r>
      <w:r>
        <w:t xml:space="preserve"> button</w:t>
      </w:r>
      <w:r w:rsidR="006C3915">
        <w:rPr>
          <w:noProof/>
        </w:rPr>
        <w:drawing>
          <wp:inline distT="0" distB="0" distL="0" distR="0">
            <wp:extent cx="371475" cy="285750"/>
            <wp:effectExtent l="19050" t="0" r="9525" b="0"/>
            <wp:docPr id="30" name="Picture 19" descr="D:\Tahira downloads\14-11-2012\Commen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ahira downloads\14-11-2012\Comment button.jpg"/>
                    <pic:cNvPicPr>
                      <a:picLocks noChangeAspect="1" noChangeArrowheads="1"/>
                    </pic:cNvPicPr>
                  </pic:nvPicPr>
                  <pic:blipFill>
                    <a:blip r:embed="rId24" cstate="print"/>
                    <a:srcRect/>
                    <a:stretch>
                      <a:fillRect/>
                    </a:stretch>
                  </pic:blipFill>
                  <pic:spPr bwMode="auto">
                    <a:xfrm>
                      <a:off x="0" y="0"/>
                      <a:ext cx="371475" cy="285750"/>
                    </a:xfrm>
                    <a:prstGeom prst="rect">
                      <a:avLst/>
                    </a:prstGeom>
                    <a:noFill/>
                    <a:ln w="9525">
                      <a:noFill/>
                      <a:miter lim="800000"/>
                      <a:headEnd/>
                      <a:tailEnd/>
                    </a:ln>
                  </pic:spPr>
                </pic:pic>
              </a:graphicData>
            </a:graphic>
          </wp:inline>
        </w:drawing>
      </w:r>
    </w:p>
    <w:p w:rsidR="004D722F" w:rsidRDefault="004D722F" w:rsidP="00E80C42">
      <w:pPr>
        <w:pStyle w:val="ListParagraph"/>
        <w:numPr>
          <w:ilvl w:val="0"/>
          <w:numId w:val="30"/>
        </w:numPr>
        <w:ind w:left="2520"/>
        <w:jc w:val="both"/>
      </w:pPr>
      <w:r>
        <w:t>Add a comment</w:t>
      </w:r>
    </w:p>
    <w:p w:rsidR="004D722F" w:rsidRPr="00493A7B" w:rsidRDefault="004D722F" w:rsidP="00E80C42">
      <w:pPr>
        <w:pStyle w:val="ListParagraph"/>
        <w:numPr>
          <w:ilvl w:val="0"/>
          <w:numId w:val="30"/>
        </w:numPr>
        <w:ind w:left="2520"/>
        <w:jc w:val="both"/>
      </w:pPr>
      <w:r>
        <w:t xml:space="preserve">Press </w:t>
      </w:r>
      <w:r w:rsidRPr="004D722F">
        <w:rPr>
          <w:i/>
        </w:rPr>
        <w:t>P</w:t>
      </w:r>
      <w:r w:rsidR="006C3915">
        <w:rPr>
          <w:i/>
        </w:rPr>
        <w:t>ost</w:t>
      </w:r>
    </w:p>
    <w:p w:rsidR="001B32CA" w:rsidRDefault="001B32CA" w:rsidP="001B32CA">
      <w:pPr>
        <w:pStyle w:val="Heading3"/>
      </w:pPr>
      <w:bookmarkStart w:id="29" w:name="_Toc344810156"/>
      <w:r>
        <w:t xml:space="preserve">Mark </w:t>
      </w:r>
      <w:r w:rsidR="0088374A">
        <w:t xml:space="preserve">Question </w:t>
      </w:r>
      <w:r>
        <w:t>as Required Field</w:t>
      </w:r>
      <w:bookmarkEnd w:id="29"/>
    </w:p>
    <w:p w:rsidR="00B9020E" w:rsidRPr="00B9020E" w:rsidRDefault="00AB0ACD" w:rsidP="00E1332F">
      <w:pPr>
        <w:spacing w:after="0"/>
        <w:ind w:left="2160" w:firstLine="3330"/>
        <w:jc w:val="both"/>
      </w:pPr>
      <w:r>
        <w:t xml:space="preserve">Assessment owner can force end-user or respondent to answer some necessary questions by using required field feature.  </w:t>
      </w:r>
    </w:p>
    <w:p w:rsidR="00ED44CD" w:rsidRDefault="00195756" w:rsidP="00E1332F">
      <w:pPr>
        <w:tabs>
          <w:tab w:val="left" w:pos="2160"/>
        </w:tabs>
        <w:ind w:left="2160"/>
        <w:jc w:val="both"/>
        <w:rPr>
          <w:i/>
        </w:rPr>
      </w:pPr>
      <w:r>
        <w:rPr>
          <w:i/>
        </w:rPr>
        <w:t xml:space="preserve"> Follow</w:t>
      </w:r>
      <w:r w:rsidR="00ED44CD">
        <w:rPr>
          <w:i/>
        </w:rPr>
        <w:t xml:space="preserve"> these steps to Mark a Question as required field</w:t>
      </w:r>
      <w:r w:rsidR="00C42740">
        <w:rPr>
          <w:i/>
        </w:rPr>
        <w:t xml:space="preserve"> (</w:t>
      </w:r>
      <w:r w:rsidR="0041368F">
        <w:rPr>
          <w:i/>
        </w:rPr>
        <w:t>not applicable for Matrix Question</w:t>
      </w:r>
      <w:r w:rsidR="00174018">
        <w:rPr>
          <w:i/>
        </w:rPr>
        <w:t xml:space="preserve"> and header</w:t>
      </w:r>
      <w:r w:rsidR="00C42740">
        <w:rPr>
          <w:i/>
        </w:rPr>
        <w:t>)</w:t>
      </w:r>
    </w:p>
    <w:p w:rsidR="00ED44CD" w:rsidRDefault="00ED44CD" w:rsidP="006F53EE">
      <w:pPr>
        <w:pStyle w:val="ListParagraph"/>
        <w:numPr>
          <w:ilvl w:val="0"/>
          <w:numId w:val="30"/>
        </w:numPr>
        <w:ind w:left="2520"/>
        <w:jc w:val="both"/>
      </w:pPr>
      <w:r w:rsidRPr="007F7479">
        <w:t>Start</w:t>
      </w:r>
      <w:r>
        <w:t xml:space="preserve"> an Assessment</w:t>
      </w:r>
    </w:p>
    <w:p w:rsidR="00ED44CD" w:rsidRDefault="00945F32" w:rsidP="006F53EE">
      <w:pPr>
        <w:pStyle w:val="ListParagraph"/>
        <w:numPr>
          <w:ilvl w:val="0"/>
          <w:numId w:val="30"/>
        </w:numPr>
        <w:ind w:left="2520"/>
        <w:jc w:val="both"/>
      </w:pPr>
      <w:r>
        <w:t>Drag and drop</w:t>
      </w:r>
      <w:r w:rsidR="00ED44CD">
        <w:t xml:space="preserve"> a question</w:t>
      </w:r>
      <w:r>
        <w:t xml:space="preserve"> on Assessment</w:t>
      </w:r>
      <w:r w:rsidR="00ED44CD">
        <w:t xml:space="preserve"> </w:t>
      </w:r>
    </w:p>
    <w:p w:rsidR="00ED44CD" w:rsidRDefault="00ED44CD" w:rsidP="006F53EE">
      <w:pPr>
        <w:pStyle w:val="ListParagraph"/>
        <w:numPr>
          <w:ilvl w:val="0"/>
          <w:numId w:val="30"/>
        </w:numPr>
        <w:ind w:left="2520"/>
        <w:jc w:val="both"/>
      </w:pPr>
      <w:r>
        <w:t>At right side of the question there is a Required field (Star) button</w:t>
      </w:r>
      <w:r w:rsidR="00174018">
        <w:rPr>
          <w:noProof/>
        </w:rPr>
        <w:drawing>
          <wp:inline distT="0" distB="0" distL="0" distR="0">
            <wp:extent cx="238125" cy="276225"/>
            <wp:effectExtent l="19050" t="0" r="9525" b="0"/>
            <wp:docPr id="31" name="Picture 20" descr="D:\Tahira downloads\14-11-2012\required field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ahira downloads\14-11-2012\required field button.jpg"/>
                    <pic:cNvPicPr>
                      <a:picLocks noChangeAspect="1" noChangeArrowheads="1"/>
                    </pic:cNvPicPr>
                  </pic:nvPicPr>
                  <pic:blipFill>
                    <a:blip r:embed="rId25" cstate="print"/>
                    <a:srcRect/>
                    <a:stretch>
                      <a:fillRect/>
                    </a:stretch>
                  </pic:blipFill>
                  <pic:spPr bwMode="auto">
                    <a:xfrm>
                      <a:off x="0" y="0"/>
                      <a:ext cx="238125" cy="276225"/>
                    </a:xfrm>
                    <a:prstGeom prst="rect">
                      <a:avLst/>
                    </a:prstGeom>
                    <a:noFill/>
                    <a:ln w="9525">
                      <a:noFill/>
                      <a:miter lim="800000"/>
                      <a:headEnd/>
                      <a:tailEnd/>
                    </a:ln>
                  </pic:spPr>
                </pic:pic>
              </a:graphicData>
            </a:graphic>
          </wp:inline>
        </w:drawing>
      </w:r>
    </w:p>
    <w:p w:rsidR="00ED44CD" w:rsidRDefault="00ED44CD" w:rsidP="006F53EE">
      <w:pPr>
        <w:pStyle w:val="ListParagraph"/>
        <w:numPr>
          <w:ilvl w:val="0"/>
          <w:numId w:val="30"/>
        </w:numPr>
        <w:ind w:left="2520"/>
        <w:jc w:val="both"/>
      </w:pPr>
      <w:r>
        <w:t xml:space="preserve">Press </w:t>
      </w:r>
      <w:r>
        <w:rPr>
          <w:i/>
        </w:rPr>
        <w:t>Required field</w:t>
      </w:r>
      <w:r>
        <w:t xml:space="preserve"> button</w:t>
      </w:r>
    </w:p>
    <w:p w:rsidR="00E268A8" w:rsidRDefault="00E268A8" w:rsidP="00DF24E7">
      <w:pPr>
        <w:pStyle w:val="Heading2"/>
        <w:numPr>
          <w:ilvl w:val="0"/>
          <w:numId w:val="2"/>
        </w:numPr>
      </w:pPr>
      <w:bookmarkStart w:id="30" w:name="_Toc344810157"/>
      <w:r>
        <w:t>Section types and their features</w:t>
      </w:r>
      <w:bookmarkEnd w:id="30"/>
    </w:p>
    <w:p w:rsidR="00AB29AB" w:rsidRPr="00AB29AB" w:rsidRDefault="00195756" w:rsidP="00B9020E">
      <w:pPr>
        <w:ind w:left="1530" w:firstLine="3600"/>
        <w:jc w:val="both"/>
      </w:pPr>
      <w:r>
        <w:t>User has facility to</w:t>
      </w:r>
      <w:r w:rsidR="00E02F9E">
        <w:t xml:space="preserve"> divide an</w:t>
      </w:r>
      <w:r w:rsidR="00AB29AB">
        <w:t xml:space="preserve"> Assess</w:t>
      </w:r>
      <w:r w:rsidR="00DB3908">
        <w:t xml:space="preserve">ment into multiple </w:t>
      </w:r>
      <w:r w:rsidR="00B9020E">
        <w:t>parts</w:t>
      </w:r>
      <w:r w:rsidR="00E02F9E">
        <w:t>/</w:t>
      </w:r>
      <w:r w:rsidR="00DB3908">
        <w:t>sections</w:t>
      </w:r>
      <w:r w:rsidR="00E02F9E">
        <w:t xml:space="preserve"> to take different type of information in separate parts/sections</w:t>
      </w:r>
      <w:r w:rsidR="00B9020E">
        <w:t xml:space="preserve"> and also to perform analysis on information.</w:t>
      </w:r>
    </w:p>
    <w:p w:rsidR="00C24CE6" w:rsidRDefault="00C24CE6" w:rsidP="00DF24E7">
      <w:pPr>
        <w:pStyle w:val="Heading3"/>
        <w:numPr>
          <w:ilvl w:val="2"/>
          <w:numId w:val="18"/>
        </w:numPr>
      </w:pPr>
      <w:bookmarkStart w:id="31" w:name="_Toc344810158"/>
      <w:r>
        <w:t>Section Types</w:t>
      </w:r>
      <w:bookmarkEnd w:id="31"/>
    </w:p>
    <w:p w:rsidR="00920F84" w:rsidRPr="007E0F0D" w:rsidRDefault="00195756" w:rsidP="006809AD">
      <w:pPr>
        <w:ind w:left="1440" w:firstLine="720"/>
        <w:rPr>
          <w:i/>
        </w:rPr>
      </w:pPr>
      <w:r>
        <w:rPr>
          <w:i/>
        </w:rPr>
        <w:t xml:space="preserve"> Follow</w:t>
      </w:r>
      <w:r w:rsidR="00920F84" w:rsidRPr="007E0F0D">
        <w:rPr>
          <w:i/>
        </w:rPr>
        <w:t xml:space="preserve">ing are the </w:t>
      </w:r>
      <w:r w:rsidR="00BF0FE3">
        <w:rPr>
          <w:i/>
        </w:rPr>
        <w:t>Section types</w:t>
      </w:r>
    </w:p>
    <w:p w:rsidR="00920F84" w:rsidRPr="00453E20" w:rsidRDefault="00911C54" w:rsidP="00E1332F">
      <w:pPr>
        <w:pStyle w:val="ListParagraph"/>
        <w:numPr>
          <w:ilvl w:val="0"/>
          <w:numId w:val="29"/>
        </w:numPr>
        <w:ind w:left="2520"/>
        <w:jc w:val="both"/>
        <w:rPr>
          <w:b/>
        </w:rPr>
      </w:pPr>
      <w:r w:rsidRPr="00453E20">
        <w:rPr>
          <w:b/>
        </w:rPr>
        <w:t>Default Section</w:t>
      </w:r>
      <w:r w:rsidR="00D3476C" w:rsidRPr="00453E20">
        <w:rPr>
          <w:b/>
        </w:rPr>
        <w:t>:</w:t>
      </w:r>
      <w:r w:rsidR="00453E20">
        <w:rPr>
          <w:b/>
        </w:rPr>
        <w:t xml:space="preserve"> </w:t>
      </w:r>
      <w:r w:rsidR="00D356F1">
        <w:t>GoAssess</w:t>
      </w:r>
      <w:r w:rsidR="00453E20">
        <w:t xml:space="preserve"> By Default add a default section to a new Assessment for ease of use</w:t>
      </w:r>
      <w:r w:rsidR="00404F8D">
        <w:t xml:space="preserve">, you can edit its name and description. Add Questions to it update them or delete them according to requirement. </w:t>
      </w:r>
    </w:p>
    <w:p w:rsidR="00565735" w:rsidRPr="00565735" w:rsidRDefault="00911C54" w:rsidP="00E1332F">
      <w:pPr>
        <w:pStyle w:val="ListParagraph"/>
        <w:numPr>
          <w:ilvl w:val="0"/>
          <w:numId w:val="29"/>
        </w:numPr>
        <w:ind w:left="2520"/>
        <w:jc w:val="both"/>
        <w:rPr>
          <w:b/>
        </w:rPr>
      </w:pPr>
      <w:r w:rsidRPr="00D3476C">
        <w:rPr>
          <w:b/>
        </w:rPr>
        <w:t>Matrix Section</w:t>
      </w:r>
      <w:r w:rsidR="00D3476C" w:rsidRPr="00D3476C">
        <w:rPr>
          <w:b/>
        </w:rPr>
        <w:t>:</w:t>
      </w:r>
      <w:r w:rsidR="00D3476C">
        <w:rPr>
          <w:b/>
        </w:rPr>
        <w:t xml:space="preserve">  </w:t>
      </w:r>
      <w:r w:rsidR="00D3476C">
        <w:t>A Matrix</w:t>
      </w:r>
      <w:r w:rsidR="00565735">
        <w:t xml:space="preserve"> section gathers multiple records for single response. Matrix section could not be First section.</w:t>
      </w:r>
    </w:p>
    <w:p w:rsidR="00911C54" w:rsidRPr="00565735" w:rsidRDefault="00565735" w:rsidP="00E1332F">
      <w:pPr>
        <w:pStyle w:val="ListParagraph"/>
        <w:ind w:left="2520"/>
        <w:jc w:val="both"/>
      </w:pPr>
      <w:r w:rsidRPr="00565735">
        <w:rPr>
          <w:b/>
        </w:rPr>
        <w:t>For Example</w:t>
      </w:r>
      <w:r>
        <w:rPr>
          <w:b/>
        </w:rPr>
        <w:t>:</w:t>
      </w:r>
      <w:r w:rsidRPr="00565735">
        <w:rPr>
          <w:b/>
        </w:rPr>
        <w:t xml:space="preserve"> </w:t>
      </w:r>
      <w:r>
        <w:t xml:space="preserve">In a Flood related Assessment in </w:t>
      </w:r>
      <w:r w:rsidR="00195756">
        <w:t>f</w:t>
      </w:r>
      <w:r>
        <w:t>irst section you are taking the General information about their</w:t>
      </w:r>
      <w:r w:rsidR="00BB0FA1">
        <w:t xml:space="preserve"> </w:t>
      </w:r>
      <w:r w:rsidR="00195756">
        <w:t>(family)</w:t>
      </w:r>
      <w:r>
        <w:t xml:space="preserve"> current condition. In other section you want to gather information about each and every member of the family, </w:t>
      </w:r>
      <w:r w:rsidR="00E64768">
        <w:t xml:space="preserve">Each family may have different number of family members so that create a Matrix section for gathering multiple records for a single response.  </w:t>
      </w:r>
    </w:p>
    <w:p w:rsidR="00C24CE6" w:rsidRDefault="00C24CE6" w:rsidP="00C24CE6">
      <w:pPr>
        <w:pStyle w:val="Heading3"/>
      </w:pPr>
      <w:r>
        <w:t xml:space="preserve"> </w:t>
      </w:r>
      <w:bookmarkStart w:id="32" w:name="_Toc344810159"/>
      <w:r>
        <w:t>Properties</w:t>
      </w:r>
      <w:bookmarkEnd w:id="32"/>
    </w:p>
    <w:p w:rsidR="00920F84" w:rsidRPr="007E0F0D" w:rsidRDefault="00195756" w:rsidP="006809AD">
      <w:pPr>
        <w:ind w:left="1440" w:firstLine="720"/>
        <w:rPr>
          <w:i/>
        </w:rPr>
      </w:pPr>
      <w:r>
        <w:rPr>
          <w:i/>
        </w:rPr>
        <w:t xml:space="preserve"> Follow</w:t>
      </w:r>
      <w:r w:rsidR="00920F84" w:rsidRPr="007E0F0D">
        <w:rPr>
          <w:i/>
        </w:rPr>
        <w:t xml:space="preserve">ing are the </w:t>
      </w:r>
      <w:r w:rsidR="00174018">
        <w:rPr>
          <w:i/>
        </w:rPr>
        <w:t>Section Properties</w:t>
      </w:r>
    </w:p>
    <w:p w:rsidR="00E64768" w:rsidRDefault="00920F84" w:rsidP="00C93294">
      <w:pPr>
        <w:pStyle w:val="ListParagraph"/>
        <w:numPr>
          <w:ilvl w:val="0"/>
          <w:numId w:val="22"/>
        </w:numPr>
        <w:ind w:left="2520" w:hanging="540"/>
        <w:jc w:val="both"/>
      </w:pPr>
      <w:r w:rsidRPr="001D6FAD">
        <w:rPr>
          <w:b/>
          <w:i/>
        </w:rPr>
        <w:t>Edit Section name</w:t>
      </w:r>
      <w:r w:rsidRPr="009E2665">
        <w:t xml:space="preserve"> and Description</w:t>
      </w:r>
      <w:r w:rsidR="00E64768" w:rsidRPr="00E64768">
        <w:t xml:space="preserve"> </w:t>
      </w:r>
      <w:r w:rsidR="00E64768">
        <w:t>for existing section click At edit button</w:t>
      </w:r>
      <w:r w:rsidR="00E64768" w:rsidRPr="00E64768">
        <w:rPr>
          <w:noProof/>
        </w:rPr>
        <w:t xml:space="preserve"> </w:t>
      </w:r>
      <w:r w:rsidR="00E64768" w:rsidRPr="00E64768">
        <w:rPr>
          <w:noProof/>
        </w:rPr>
        <w:drawing>
          <wp:inline distT="0" distB="0" distL="0" distR="0">
            <wp:extent cx="323850" cy="295275"/>
            <wp:effectExtent l="19050" t="0" r="0" b="0"/>
            <wp:docPr id="37" name="Picture 23" descr="D:\Tahira downloads\14-11-2012\Edi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Tahira downloads\14-11-2012\Edit button.jpg"/>
                    <pic:cNvPicPr>
                      <a:picLocks noChangeAspect="1" noChangeArrowheads="1"/>
                    </pic:cNvPicPr>
                  </pic:nvPicPr>
                  <pic:blipFill>
                    <a:blip r:embed="rId21" cstate="print"/>
                    <a:srcRect/>
                    <a:stretch>
                      <a:fillRect/>
                    </a:stretch>
                  </pic:blipFill>
                  <pic:spPr bwMode="auto">
                    <a:xfrm>
                      <a:off x="0" y="0"/>
                      <a:ext cx="323850" cy="295275"/>
                    </a:xfrm>
                    <a:prstGeom prst="rect">
                      <a:avLst/>
                    </a:prstGeom>
                    <a:noFill/>
                    <a:ln w="9525">
                      <a:noFill/>
                      <a:miter lim="800000"/>
                      <a:headEnd/>
                      <a:tailEnd/>
                    </a:ln>
                  </pic:spPr>
                </pic:pic>
              </a:graphicData>
            </a:graphic>
          </wp:inline>
        </w:drawing>
      </w:r>
      <w:r w:rsidR="00E64768">
        <w:t xml:space="preserve"> near to the name of Section</w:t>
      </w:r>
      <w:r w:rsidR="00E64768" w:rsidRPr="008E7437">
        <w:rPr>
          <w:i/>
        </w:rPr>
        <w:t>(Default section)</w:t>
      </w:r>
      <w:r w:rsidR="00E64768">
        <w:rPr>
          <w:i/>
        </w:rPr>
        <w:t>,enter</w:t>
      </w:r>
      <w:r w:rsidR="00E64768">
        <w:t xml:space="preserve"> section name and description and press Save</w:t>
      </w:r>
    </w:p>
    <w:p w:rsidR="00920F84" w:rsidRPr="009E2665" w:rsidRDefault="00920F84" w:rsidP="00C93294">
      <w:pPr>
        <w:pStyle w:val="ListParagraph"/>
        <w:ind w:left="2520" w:hanging="540"/>
      </w:pPr>
    </w:p>
    <w:p w:rsidR="00C93294" w:rsidRDefault="009E2665" w:rsidP="00C93294">
      <w:pPr>
        <w:pStyle w:val="ListParagraph"/>
        <w:numPr>
          <w:ilvl w:val="0"/>
          <w:numId w:val="29"/>
        </w:numPr>
        <w:ind w:left="2520" w:hanging="540"/>
        <w:rPr>
          <w:b/>
          <w:i/>
        </w:rPr>
      </w:pPr>
      <w:r w:rsidRPr="001D6FAD">
        <w:rPr>
          <w:b/>
          <w:i/>
        </w:rPr>
        <w:t>Delete Section</w:t>
      </w:r>
    </w:p>
    <w:p w:rsidR="00C93294" w:rsidRDefault="00195756" w:rsidP="00C93294">
      <w:pPr>
        <w:pStyle w:val="ListParagraph"/>
        <w:ind w:left="2520"/>
        <w:rPr>
          <w:i/>
        </w:rPr>
      </w:pPr>
      <w:r>
        <w:rPr>
          <w:i/>
        </w:rPr>
        <w:t xml:space="preserve"> </w:t>
      </w:r>
      <w:r w:rsidR="001D6FAD" w:rsidRPr="00C93294">
        <w:rPr>
          <w:i/>
        </w:rPr>
        <w:t xml:space="preserve"> </w:t>
      </w:r>
      <w:r>
        <w:rPr>
          <w:i/>
        </w:rPr>
        <w:t xml:space="preserve"> Follow</w:t>
      </w:r>
      <w:r w:rsidR="001D6FAD" w:rsidRPr="00C93294">
        <w:rPr>
          <w:i/>
        </w:rPr>
        <w:t xml:space="preserve"> these steps to Delete a Section</w:t>
      </w:r>
    </w:p>
    <w:p w:rsidR="009E2665" w:rsidRPr="00C93294" w:rsidRDefault="001D6FAD" w:rsidP="00C324FF">
      <w:pPr>
        <w:pStyle w:val="ListParagraph"/>
        <w:numPr>
          <w:ilvl w:val="0"/>
          <w:numId w:val="43"/>
        </w:numPr>
        <w:rPr>
          <w:b/>
          <w:i/>
        </w:rPr>
      </w:pPr>
      <w:r>
        <w:rPr>
          <w:noProof/>
        </w:rPr>
        <w:t>Press Delete Button at the right side of the section name</w:t>
      </w:r>
      <w:r w:rsidRPr="001D6FAD">
        <w:rPr>
          <w:noProof/>
        </w:rPr>
        <w:drawing>
          <wp:inline distT="0" distB="0" distL="0" distR="0">
            <wp:extent cx="371475" cy="419100"/>
            <wp:effectExtent l="19050" t="0" r="9525" b="0"/>
            <wp:docPr id="35" name="Picture 22" descr="D:\Tahira downloads\14-11-2012\Delete Section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ahira downloads\14-11-2012\Delete Section button.jpg"/>
                    <pic:cNvPicPr>
                      <a:picLocks noChangeAspect="1" noChangeArrowheads="1"/>
                    </pic:cNvPicPr>
                  </pic:nvPicPr>
                  <pic:blipFill>
                    <a:blip r:embed="rId26" cstate="print"/>
                    <a:srcRect/>
                    <a:stretch>
                      <a:fillRect/>
                    </a:stretch>
                  </pic:blipFill>
                  <pic:spPr bwMode="auto">
                    <a:xfrm>
                      <a:off x="0" y="0"/>
                      <a:ext cx="371475" cy="419100"/>
                    </a:xfrm>
                    <a:prstGeom prst="rect">
                      <a:avLst/>
                    </a:prstGeom>
                    <a:noFill/>
                    <a:ln w="9525">
                      <a:noFill/>
                      <a:miter lim="800000"/>
                      <a:headEnd/>
                      <a:tailEnd/>
                    </a:ln>
                  </pic:spPr>
                </pic:pic>
              </a:graphicData>
            </a:graphic>
          </wp:inline>
        </w:drawing>
      </w:r>
    </w:p>
    <w:p w:rsidR="00920F84" w:rsidRDefault="009E2665" w:rsidP="00C93294">
      <w:pPr>
        <w:pStyle w:val="ListParagraph"/>
        <w:numPr>
          <w:ilvl w:val="0"/>
          <w:numId w:val="29"/>
        </w:numPr>
        <w:ind w:left="2520" w:hanging="540"/>
        <w:rPr>
          <w:b/>
          <w:i/>
        </w:rPr>
      </w:pPr>
      <w:r w:rsidRPr="001D6FAD">
        <w:rPr>
          <w:b/>
          <w:i/>
        </w:rPr>
        <w:t>Make Section A Matrix</w:t>
      </w:r>
    </w:p>
    <w:p w:rsidR="00D3476C" w:rsidRDefault="00D3476C" w:rsidP="00D3476C">
      <w:pPr>
        <w:pStyle w:val="ListParagraph"/>
        <w:ind w:left="90"/>
        <w:jc w:val="center"/>
        <w:rPr>
          <w:b/>
          <w:i/>
        </w:rPr>
      </w:pPr>
      <w:r>
        <w:rPr>
          <w:b/>
          <w:i/>
          <w:noProof/>
        </w:rPr>
        <w:drawing>
          <wp:inline distT="0" distB="0" distL="0" distR="0">
            <wp:extent cx="3381375" cy="2333625"/>
            <wp:effectExtent l="19050" t="0" r="9525" b="0"/>
            <wp:docPr id="36" name="Picture 24" descr="D:\Tahira downloads\14-11-2012\Matrix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ahira downloads\14-11-2012\Matrix Section.jpg"/>
                    <pic:cNvPicPr>
                      <a:picLocks noChangeAspect="1" noChangeArrowheads="1"/>
                    </pic:cNvPicPr>
                  </pic:nvPicPr>
                  <pic:blipFill>
                    <a:blip r:embed="rId27" cstate="print"/>
                    <a:srcRect/>
                    <a:stretch>
                      <a:fillRect/>
                    </a:stretch>
                  </pic:blipFill>
                  <pic:spPr bwMode="auto">
                    <a:xfrm>
                      <a:off x="0" y="0"/>
                      <a:ext cx="3381375" cy="2333625"/>
                    </a:xfrm>
                    <a:prstGeom prst="rect">
                      <a:avLst/>
                    </a:prstGeom>
                    <a:noFill/>
                    <a:ln w="9525">
                      <a:noFill/>
                      <a:miter lim="800000"/>
                      <a:headEnd/>
                      <a:tailEnd/>
                    </a:ln>
                  </pic:spPr>
                </pic:pic>
              </a:graphicData>
            </a:graphic>
          </wp:inline>
        </w:drawing>
      </w:r>
    </w:p>
    <w:p w:rsidR="00D3476C" w:rsidRDefault="00D3476C" w:rsidP="00D3476C">
      <w:pPr>
        <w:pStyle w:val="ListParagraph"/>
        <w:ind w:left="90"/>
        <w:jc w:val="center"/>
        <w:rPr>
          <w:i/>
        </w:rPr>
      </w:pPr>
      <w:r>
        <w:rPr>
          <w:i/>
        </w:rPr>
        <w:t xml:space="preserve"> </w:t>
      </w:r>
      <w:r w:rsidR="00195756">
        <w:rPr>
          <w:i/>
        </w:rPr>
        <w:t xml:space="preserve"> Follow</w:t>
      </w:r>
      <w:r>
        <w:rPr>
          <w:i/>
        </w:rPr>
        <w:t xml:space="preserve"> these steps to make any section, Matrix Section</w:t>
      </w:r>
    </w:p>
    <w:p w:rsidR="00D3476C" w:rsidRPr="00D3476C" w:rsidRDefault="00D3476C" w:rsidP="001D1818">
      <w:pPr>
        <w:pStyle w:val="ListParagraph"/>
        <w:numPr>
          <w:ilvl w:val="0"/>
          <w:numId w:val="29"/>
        </w:numPr>
        <w:tabs>
          <w:tab w:val="left" w:pos="2430"/>
        </w:tabs>
        <w:ind w:hanging="2340"/>
        <w:rPr>
          <w:i/>
        </w:rPr>
      </w:pPr>
      <w:r>
        <w:t>Press Section Edit Button</w:t>
      </w:r>
    </w:p>
    <w:p w:rsidR="00D3476C" w:rsidRPr="00E64768" w:rsidRDefault="00E64768" w:rsidP="001D1818">
      <w:pPr>
        <w:pStyle w:val="ListParagraph"/>
        <w:numPr>
          <w:ilvl w:val="0"/>
          <w:numId w:val="29"/>
        </w:numPr>
        <w:ind w:left="2430" w:hanging="450"/>
        <w:rPr>
          <w:i/>
        </w:rPr>
      </w:pPr>
      <w:r>
        <w:t>Check Mark the Option “Use Section as Matrix”</w:t>
      </w:r>
      <w:r w:rsidR="00195756">
        <w:t xml:space="preserve">, </w:t>
      </w:r>
      <w:r w:rsidR="00456EEA">
        <w:t xml:space="preserve">note that </w:t>
      </w:r>
      <w:r w:rsidR="00195756">
        <w:t>f</w:t>
      </w:r>
      <w:r w:rsidR="00456EEA">
        <w:t>irst Section could not be  a Matrix Section</w:t>
      </w:r>
    </w:p>
    <w:p w:rsidR="00E64768" w:rsidRPr="00D3476C" w:rsidRDefault="00E64768" w:rsidP="001D1818">
      <w:pPr>
        <w:pStyle w:val="ListParagraph"/>
        <w:numPr>
          <w:ilvl w:val="0"/>
          <w:numId w:val="29"/>
        </w:numPr>
        <w:ind w:left="2430" w:hanging="450"/>
        <w:rPr>
          <w:i/>
        </w:rPr>
      </w:pPr>
      <w:r>
        <w:t>Press save button</w:t>
      </w:r>
    </w:p>
    <w:p w:rsidR="001D6FAD" w:rsidRPr="001D6FAD" w:rsidRDefault="001D6FAD" w:rsidP="00BF0FE3">
      <w:pPr>
        <w:pStyle w:val="ListParagraph"/>
        <w:ind w:left="4320"/>
        <w:jc w:val="center"/>
        <w:rPr>
          <w:b/>
          <w:i/>
        </w:rPr>
      </w:pPr>
    </w:p>
    <w:p w:rsidR="00AA399B" w:rsidRDefault="00AA399B" w:rsidP="00AA399B"/>
    <w:p w:rsidR="00E64768" w:rsidRDefault="00E64768" w:rsidP="00AA399B"/>
    <w:p w:rsidR="00AA399B" w:rsidRDefault="00AA399B" w:rsidP="00DF24E7">
      <w:pPr>
        <w:pStyle w:val="Heading2"/>
        <w:numPr>
          <w:ilvl w:val="0"/>
          <w:numId w:val="2"/>
        </w:numPr>
      </w:pPr>
      <w:bookmarkStart w:id="33" w:name="_Toc344810160"/>
      <w:r>
        <w:t>Form</w:t>
      </w:r>
      <w:r w:rsidR="003F1FB8">
        <w:t xml:space="preserve"> </w:t>
      </w:r>
      <w:r>
        <w:t>(Assessment</w:t>
      </w:r>
      <w:r w:rsidR="00344F63">
        <w:t>)</w:t>
      </w:r>
      <w:r>
        <w:t xml:space="preserve"> Properties</w:t>
      </w:r>
      <w:bookmarkEnd w:id="33"/>
    </w:p>
    <w:p w:rsidR="00E64768" w:rsidRPr="00E64768" w:rsidRDefault="00E64768" w:rsidP="00E64768">
      <w:pPr>
        <w:jc w:val="center"/>
      </w:pPr>
      <w:r>
        <w:rPr>
          <w:noProof/>
        </w:rPr>
        <w:drawing>
          <wp:inline distT="0" distB="0" distL="0" distR="0">
            <wp:extent cx="5248275" cy="5057775"/>
            <wp:effectExtent l="19050" t="0" r="9525" b="0"/>
            <wp:docPr id="38" name="Picture 25" descr="D:\Tahira downloads\14-11-2012\Form 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ahira downloads\14-11-2012\Form properties.jpg"/>
                    <pic:cNvPicPr>
                      <a:picLocks noChangeAspect="1" noChangeArrowheads="1"/>
                    </pic:cNvPicPr>
                  </pic:nvPicPr>
                  <pic:blipFill>
                    <a:blip r:embed="rId28" cstate="print"/>
                    <a:srcRect/>
                    <a:stretch>
                      <a:fillRect/>
                    </a:stretch>
                  </pic:blipFill>
                  <pic:spPr bwMode="auto">
                    <a:xfrm>
                      <a:off x="0" y="0"/>
                      <a:ext cx="5248275" cy="5057775"/>
                    </a:xfrm>
                    <a:prstGeom prst="rect">
                      <a:avLst/>
                    </a:prstGeom>
                    <a:noFill/>
                    <a:ln w="9525">
                      <a:noFill/>
                      <a:miter lim="800000"/>
                      <a:headEnd/>
                      <a:tailEnd/>
                    </a:ln>
                  </pic:spPr>
                </pic:pic>
              </a:graphicData>
            </a:graphic>
          </wp:inline>
        </w:drawing>
      </w:r>
    </w:p>
    <w:p w:rsidR="00F76A9E" w:rsidRDefault="00F76A9E" w:rsidP="00DF24E7">
      <w:pPr>
        <w:pStyle w:val="Heading3"/>
        <w:numPr>
          <w:ilvl w:val="2"/>
          <w:numId w:val="31"/>
        </w:numPr>
      </w:pPr>
      <w:bookmarkStart w:id="34" w:name="_Toc344810161"/>
      <w:r w:rsidRPr="00404F8D">
        <w:t>Assessment Theme</w:t>
      </w:r>
      <w:bookmarkEnd w:id="34"/>
    </w:p>
    <w:p w:rsidR="00404F8D" w:rsidRDefault="00404F8D" w:rsidP="00C8352F">
      <w:pPr>
        <w:spacing w:after="0"/>
        <w:ind w:left="2880"/>
      </w:pPr>
      <w:r>
        <w:t xml:space="preserve">          User can apply theme of his own choice to his/her Assessment.</w:t>
      </w:r>
    </w:p>
    <w:p w:rsidR="00404F8D" w:rsidRDefault="00195756" w:rsidP="00404F8D">
      <w:pPr>
        <w:ind w:left="2880"/>
      </w:pPr>
      <w:r>
        <w:t xml:space="preserve"> Follow</w:t>
      </w:r>
      <w:r w:rsidR="00404F8D">
        <w:t xml:space="preserve"> these steps to apply Theme </w:t>
      </w:r>
      <w:r w:rsidR="00C8352F">
        <w:t xml:space="preserve">to </w:t>
      </w:r>
      <w:r w:rsidR="00404F8D">
        <w:t>Assessment</w:t>
      </w:r>
    </w:p>
    <w:p w:rsidR="00404F8D" w:rsidRDefault="00404F8D" w:rsidP="00C324FF">
      <w:pPr>
        <w:pStyle w:val="ListParagraph"/>
        <w:numPr>
          <w:ilvl w:val="0"/>
          <w:numId w:val="42"/>
        </w:numPr>
      </w:pPr>
      <w:r>
        <w:t xml:space="preserve">Click Create </w:t>
      </w:r>
    </w:p>
    <w:p w:rsidR="00404F8D" w:rsidRDefault="00404F8D" w:rsidP="00C324FF">
      <w:pPr>
        <w:pStyle w:val="ListParagraph"/>
        <w:numPr>
          <w:ilvl w:val="0"/>
          <w:numId w:val="42"/>
        </w:numPr>
      </w:pPr>
      <w:r>
        <w:t>Select Create New Assessment</w:t>
      </w:r>
    </w:p>
    <w:p w:rsidR="00404F8D" w:rsidRDefault="00404F8D" w:rsidP="00C324FF">
      <w:pPr>
        <w:pStyle w:val="ListParagraph"/>
        <w:numPr>
          <w:ilvl w:val="0"/>
          <w:numId w:val="42"/>
        </w:numPr>
      </w:pPr>
      <w:r>
        <w:t>Click Form Properties</w:t>
      </w:r>
    </w:p>
    <w:p w:rsidR="00404F8D" w:rsidRDefault="00404F8D" w:rsidP="00C324FF">
      <w:pPr>
        <w:pStyle w:val="ListParagraph"/>
        <w:numPr>
          <w:ilvl w:val="0"/>
          <w:numId w:val="42"/>
        </w:numPr>
      </w:pPr>
      <w:r>
        <w:t xml:space="preserve">Select any Theme as “South Street” is selected in the above image. </w:t>
      </w:r>
    </w:p>
    <w:p w:rsidR="00404F8D" w:rsidRPr="00D57BAB" w:rsidRDefault="00404F8D" w:rsidP="00C324FF">
      <w:pPr>
        <w:pStyle w:val="ListParagraph"/>
        <w:numPr>
          <w:ilvl w:val="0"/>
          <w:numId w:val="42"/>
        </w:numPr>
      </w:pPr>
      <w:r>
        <w:t>Press Save</w:t>
      </w:r>
    </w:p>
    <w:p w:rsidR="00F75E91" w:rsidRDefault="00D45679" w:rsidP="00DF24E7">
      <w:pPr>
        <w:pStyle w:val="Heading3"/>
        <w:numPr>
          <w:ilvl w:val="2"/>
          <w:numId w:val="31"/>
        </w:numPr>
      </w:pPr>
      <w:bookmarkStart w:id="35" w:name="_Toc344810162"/>
      <w:r>
        <w:t>Question numbering</w:t>
      </w:r>
      <w:bookmarkEnd w:id="35"/>
    </w:p>
    <w:p w:rsidR="006809AD" w:rsidRDefault="00F82428" w:rsidP="006809AD">
      <w:pPr>
        <w:ind w:left="2160"/>
      </w:pPr>
      <w:r>
        <w:t xml:space="preserve"> </w:t>
      </w:r>
      <w:r>
        <w:tab/>
      </w:r>
      <w:r>
        <w:tab/>
      </w:r>
      <w:r>
        <w:tab/>
      </w:r>
      <w:r w:rsidR="00D356F1">
        <w:t>GoAssess</w:t>
      </w:r>
      <w:r>
        <w:t xml:space="preserve"> user can </w:t>
      </w:r>
      <w:r w:rsidR="00195756">
        <w:t xml:space="preserve">apply </w:t>
      </w:r>
      <w:r>
        <w:t>number</w:t>
      </w:r>
      <w:r w:rsidR="00195756">
        <w:t>ing to</w:t>
      </w:r>
      <w:r>
        <w:t xml:space="preserve"> questions of </w:t>
      </w:r>
      <w:r w:rsidR="00195756">
        <w:t>a</w:t>
      </w:r>
      <w:r w:rsidR="0028246B">
        <w:t>ssessment and</w:t>
      </w:r>
      <w:r>
        <w:t xml:space="preserve"> also can </w:t>
      </w:r>
      <w:r w:rsidR="00195756">
        <w:t>disable it.</w:t>
      </w:r>
    </w:p>
    <w:p w:rsidR="0064564B" w:rsidRDefault="00195756" w:rsidP="006809AD">
      <w:pPr>
        <w:ind w:left="2160"/>
        <w:rPr>
          <w:i/>
        </w:rPr>
      </w:pPr>
      <w:r>
        <w:rPr>
          <w:i/>
        </w:rPr>
        <w:t xml:space="preserve">To disable Question numbering </w:t>
      </w:r>
      <w:r w:rsidR="0064564B" w:rsidRPr="0064564B">
        <w:rPr>
          <w:i/>
        </w:rPr>
        <w:t xml:space="preserve"> </w:t>
      </w:r>
      <w:r>
        <w:rPr>
          <w:i/>
        </w:rPr>
        <w:t xml:space="preserve"> Follow</w:t>
      </w:r>
      <w:r w:rsidR="0064564B" w:rsidRPr="0064564B">
        <w:rPr>
          <w:i/>
        </w:rPr>
        <w:t xml:space="preserve"> these steps</w:t>
      </w:r>
    </w:p>
    <w:p w:rsidR="0064564B" w:rsidRDefault="0064564B" w:rsidP="0064564B">
      <w:pPr>
        <w:pStyle w:val="ListParagraph"/>
        <w:numPr>
          <w:ilvl w:val="0"/>
          <w:numId w:val="24"/>
        </w:numPr>
      </w:pPr>
      <w:r>
        <w:t>Click Create</w:t>
      </w:r>
    </w:p>
    <w:p w:rsidR="0064564B" w:rsidRDefault="0064564B" w:rsidP="0064564B">
      <w:pPr>
        <w:pStyle w:val="ListParagraph"/>
        <w:numPr>
          <w:ilvl w:val="0"/>
          <w:numId w:val="24"/>
        </w:numPr>
      </w:pPr>
      <w:r>
        <w:t>Select Create New Assessment</w:t>
      </w:r>
    </w:p>
    <w:p w:rsidR="0064564B" w:rsidRDefault="0064564B" w:rsidP="0064564B">
      <w:pPr>
        <w:pStyle w:val="ListParagraph"/>
        <w:numPr>
          <w:ilvl w:val="0"/>
          <w:numId w:val="24"/>
        </w:numPr>
      </w:pPr>
      <w:r>
        <w:t>Click Form Properties</w:t>
      </w:r>
    </w:p>
    <w:p w:rsidR="0064564B" w:rsidRDefault="0064564B" w:rsidP="0064564B">
      <w:pPr>
        <w:pStyle w:val="ListParagraph"/>
        <w:numPr>
          <w:ilvl w:val="0"/>
          <w:numId w:val="24"/>
        </w:numPr>
      </w:pPr>
      <w:r>
        <w:t>Select No From Question Numbering</w:t>
      </w:r>
    </w:p>
    <w:p w:rsidR="00E57C7E" w:rsidRPr="0064564B" w:rsidRDefault="00404F8D" w:rsidP="0064564B">
      <w:pPr>
        <w:pStyle w:val="ListParagraph"/>
        <w:numPr>
          <w:ilvl w:val="0"/>
          <w:numId w:val="24"/>
        </w:numPr>
      </w:pPr>
      <w:r>
        <w:t>Press Save</w:t>
      </w:r>
    </w:p>
    <w:p w:rsidR="00D45679" w:rsidRDefault="00D45679" w:rsidP="00D45679">
      <w:pPr>
        <w:pStyle w:val="Heading3"/>
      </w:pPr>
      <w:bookmarkStart w:id="36" w:name="_Toc344810163"/>
      <w:r>
        <w:t>Option Style (Only for radio button and check box)</w:t>
      </w:r>
      <w:bookmarkEnd w:id="36"/>
    </w:p>
    <w:p w:rsidR="00D57BAB" w:rsidRPr="0064564B" w:rsidRDefault="00D356F1" w:rsidP="0064564B">
      <w:pPr>
        <w:spacing w:after="0"/>
        <w:ind w:left="2160" w:firstLine="5040"/>
        <w:rPr>
          <w:i/>
        </w:rPr>
      </w:pPr>
      <w:r>
        <w:t>GoAssess</w:t>
      </w:r>
      <w:r w:rsidR="0064564B">
        <w:t xml:space="preserve"> facilitates you to choose option style of your choice</w:t>
      </w:r>
      <w:r w:rsidR="00D57BAB">
        <w:t xml:space="preserve"> </w:t>
      </w:r>
    </w:p>
    <w:p w:rsidR="0064564B" w:rsidRPr="0064564B" w:rsidRDefault="00195756" w:rsidP="0064564B">
      <w:pPr>
        <w:ind w:left="2160"/>
        <w:rPr>
          <w:i/>
        </w:rPr>
      </w:pPr>
      <w:r>
        <w:rPr>
          <w:i/>
        </w:rPr>
        <w:t xml:space="preserve"> Follow</w:t>
      </w:r>
      <w:r w:rsidR="0064564B" w:rsidRPr="0064564B">
        <w:rPr>
          <w:i/>
        </w:rPr>
        <w:t xml:space="preserve"> these </w:t>
      </w:r>
      <w:r w:rsidR="00E57C7E">
        <w:rPr>
          <w:i/>
        </w:rPr>
        <w:t xml:space="preserve">steps to change option </w:t>
      </w:r>
      <w:proofErr w:type="gramStart"/>
      <w:r w:rsidR="00E57C7E">
        <w:rPr>
          <w:i/>
        </w:rPr>
        <w:t xml:space="preserve">style </w:t>
      </w:r>
      <w:r>
        <w:rPr>
          <w:i/>
        </w:rPr>
        <w:t xml:space="preserve"> (</w:t>
      </w:r>
      <w:proofErr w:type="gramEnd"/>
      <w:r>
        <w:rPr>
          <w:i/>
        </w:rPr>
        <w:t xml:space="preserve">only for </w:t>
      </w:r>
      <w:r w:rsidR="0064564B" w:rsidRPr="0064564B">
        <w:rPr>
          <w:i/>
        </w:rPr>
        <w:t>radio button and check boxes</w:t>
      </w:r>
      <w:r w:rsidR="00E57C7E">
        <w:rPr>
          <w:i/>
        </w:rPr>
        <w:t>)</w:t>
      </w:r>
    </w:p>
    <w:p w:rsidR="00E57C7E" w:rsidRDefault="00E57C7E" w:rsidP="00C324FF">
      <w:pPr>
        <w:pStyle w:val="ListParagraph"/>
        <w:numPr>
          <w:ilvl w:val="0"/>
          <w:numId w:val="37"/>
        </w:numPr>
      </w:pPr>
      <w:r>
        <w:t xml:space="preserve">Click Create </w:t>
      </w:r>
    </w:p>
    <w:p w:rsidR="0064564B" w:rsidRDefault="00E57C7E" w:rsidP="00C324FF">
      <w:pPr>
        <w:pStyle w:val="ListParagraph"/>
        <w:numPr>
          <w:ilvl w:val="0"/>
          <w:numId w:val="37"/>
        </w:numPr>
      </w:pPr>
      <w:r>
        <w:t>Select Create New Assessment</w:t>
      </w:r>
    </w:p>
    <w:p w:rsidR="00E57C7E" w:rsidRDefault="00E57C7E" w:rsidP="00C324FF">
      <w:pPr>
        <w:pStyle w:val="ListParagraph"/>
        <w:numPr>
          <w:ilvl w:val="0"/>
          <w:numId w:val="37"/>
        </w:numPr>
      </w:pPr>
      <w:r>
        <w:t>Click Form Properties</w:t>
      </w:r>
    </w:p>
    <w:p w:rsidR="00E57C7E" w:rsidRDefault="00E57C7E" w:rsidP="00C324FF">
      <w:pPr>
        <w:pStyle w:val="ListParagraph"/>
        <w:numPr>
          <w:ilvl w:val="0"/>
          <w:numId w:val="37"/>
        </w:numPr>
      </w:pPr>
      <w:r>
        <w:t xml:space="preserve">Select one style from </w:t>
      </w:r>
      <w:r w:rsidRPr="00E57C7E">
        <w:rPr>
          <w:b/>
        </w:rPr>
        <w:t>Option Style</w:t>
      </w:r>
      <w:r>
        <w:t xml:space="preserve"> Drop Down</w:t>
      </w:r>
    </w:p>
    <w:p w:rsidR="00E57C7E" w:rsidRPr="00D57BAB" w:rsidRDefault="00E57C7E" w:rsidP="00C324FF">
      <w:pPr>
        <w:pStyle w:val="ListParagraph"/>
        <w:numPr>
          <w:ilvl w:val="0"/>
          <w:numId w:val="37"/>
        </w:numPr>
      </w:pPr>
      <w:r>
        <w:t xml:space="preserve">Press OK </w:t>
      </w:r>
    </w:p>
    <w:p w:rsidR="00D45679" w:rsidRDefault="00D45679" w:rsidP="00D45679">
      <w:pPr>
        <w:pStyle w:val="Heading3"/>
      </w:pPr>
      <w:bookmarkStart w:id="37" w:name="_Toc344810164"/>
      <w:r>
        <w:t>Form Image (Banner)</w:t>
      </w:r>
      <w:bookmarkEnd w:id="37"/>
    </w:p>
    <w:p w:rsidR="007D6F56" w:rsidRDefault="007D6F56" w:rsidP="00195756">
      <w:pPr>
        <w:spacing w:after="0"/>
        <w:ind w:left="2160" w:firstLine="2160"/>
      </w:pPr>
      <w:r>
        <w:t>There is</w:t>
      </w:r>
      <w:r w:rsidR="00084AC0">
        <w:t xml:space="preserve"> facility in </w:t>
      </w:r>
      <w:r w:rsidR="00D356F1">
        <w:t>GoAssess</w:t>
      </w:r>
      <w:r w:rsidR="00C8352F">
        <w:t xml:space="preserve"> to Add</w:t>
      </w:r>
      <w:r w:rsidR="00084AC0">
        <w:t xml:space="preserve"> Banner </w:t>
      </w:r>
      <w:r w:rsidR="00C8352F">
        <w:t>to</w:t>
      </w:r>
      <w:r w:rsidR="00084AC0">
        <w:t xml:space="preserve"> assessment.</w:t>
      </w:r>
      <w:r>
        <w:t xml:space="preserve"> </w:t>
      </w:r>
    </w:p>
    <w:p w:rsidR="004D4575" w:rsidRPr="0064564B" w:rsidRDefault="00195756" w:rsidP="004D4575">
      <w:pPr>
        <w:ind w:left="2160"/>
        <w:rPr>
          <w:i/>
        </w:rPr>
      </w:pPr>
      <w:r>
        <w:rPr>
          <w:i/>
        </w:rPr>
        <w:t xml:space="preserve"> Follow</w:t>
      </w:r>
      <w:r w:rsidR="004D4575" w:rsidRPr="0064564B">
        <w:rPr>
          <w:i/>
        </w:rPr>
        <w:t xml:space="preserve"> these </w:t>
      </w:r>
      <w:r w:rsidR="00C8352F">
        <w:rPr>
          <w:i/>
        </w:rPr>
        <w:t>steps to Apply Banner to</w:t>
      </w:r>
      <w:r w:rsidR="004D4575">
        <w:rPr>
          <w:i/>
        </w:rPr>
        <w:t xml:space="preserve"> Assessment</w:t>
      </w:r>
    </w:p>
    <w:p w:rsidR="004D4575" w:rsidRDefault="004D4575" w:rsidP="00C324FF">
      <w:pPr>
        <w:pStyle w:val="ListParagraph"/>
        <w:numPr>
          <w:ilvl w:val="0"/>
          <w:numId w:val="37"/>
        </w:numPr>
      </w:pPr>
      <w:r>
        <w:t xml:space="preserve">Click Create </w:t>
      </w:r>
    </w:p>
    <w:p w:rsidR="004D4575" w:rsidRDefault="004D4575" w:rsidP="00C324FF">
      <w:pPr>
        <w:pStyle w:val="ListParagraph"/>
        <w:numPr>
          <w:ilvl w:val="0"/>
          <w:numId w:val="37"/>
        </w:numPr>
      </w:pPr>
      <w:r>
        <w:t>Select Create New Assessment</w:t>
      </w:r>
    </w:p>
    <w:p w:rsidR="004D4575" w:rsidRDefault="004D4575" w:rsidP="00C324FF">
      <w:pPr>
        <w:pStyle w:val="ListParagraph"/>
        <w:numPr>
          <w:ilvl w:val="0"/>
          <w:numId w:val="37"/>
        </w:numPr>
      </w:pPr>
      <w:r>
        <w:t>Click Form Properties</w:t>
      </w:r>
    </w:p>
    <w:p w:rsidR="004D4575" w:rsidRDefault="00C8352F" w:rsidP="00C324FF">
      <w:pPr>
        <w:pStyle w:val="ListParagraph"/>
        <w:numPr>
          <w:ilvl w:val="0"/>
          <w:numId w:val="37"/>
        </w:numPr>
      </w:pPr>
      <w:r>
        <w:t xml:space="preserve">Select Banner Image From </w:t>
      </w:r>
      <w:r w:rsidR="004D4575">
        <w:t xml:space="preserve"> Computer</w:t>
      </w:r>
    </w:p>
    <w:p w:rsidR="004D4575" w:rsidRPr="00D57BAB" w:rsidRDefault="004D4575" w:rsidP="00C324FF">
      <w:pPr>
        <w:pStyle w:val="ListParagraph"/>
        <w:numPr>
          <w:ilvl w:val="0"/>
          <w:numId w:val="37"/>
        </w:numPr>
      </w:pPr>
      <w:r>
        <w:t xml:space="preserve">Press OK </w:t>
      </w:r>
    </w:p>
    <w:p w:rsidR="00D45679" w:rsidRDefault="00D45679" w:rsidP="00D45679">
      <w:pPr>
        <w:pStyle w:val="Heading3"/>
      </w:pPr>
      <w:bookmarkStart w:id="38" w:name="_Toc344810165"/>
      <w:r>
        <w:t>Welcome Message</w:t>
      </w:r>
      <w:bookmarkEnd w:id="38"/>
    </w:p>
    <w:p w:rsidR="00A770B7" w:rsidRDefault="00C8352F" w:rsidP="00A770B7">
      <w:pPr>
        <w:ind w:left="2160" w:firstLine="1440"/>
      </w:pPr>
      <w:r>
        <w:t xml:space="preserve">       User can write his/her</w:t>
      </w:r>
      <w:r w:rsidR="00A770B7">
        <w:t xml:space="preserve"> own type welcome message to collector at</w:t>
      </w:r>
      <w:r w:rsidR="0034333A">
        <w:t xml:space="preserve"> start of </w:t>
      </w:r>
      <w:r w:rsidR="00087809">
        <w:t>each response</w:t>
      </w:r>
    </w:p>
    <w:p w:rsidR="00087809" w:rsidRPr="0064564B" w:rsidRDefault="00195756" w:rsidP="00087809">
      <w:pPr>
        <w:ind w:left="2160"/>
        <w:rPr>
          <w:i/>
        </w:rPr>
      </w:pPr>
      <w:r>
        <w:rPr>
          <w:i/>
        </w:rPr>
        <w:t xml:space="preserve"> Follow</w:t>
      </w:r>
      <w:r w:rsidR="00087809" w:rsidRPr="0064564B">
        <w:rPr>
          <w:i/>
        </w:rPr>
        <w:t xml:space="preserve"> these </w:t>
      </w:r>
      <w:r w:rsidR="00551664">
        <w:rPr>
          <w:i/>
        </w:rPr>
        <w:t>steps to</w:t>
      </w:r>
      <w:r w:rsidR="009B7CD0">
        <w:rPr>
          <w:i/>
        </w:rPr>
        <w:t xml:space="preserve"> conve</w:t>
      </w:r>
      <w:r w:rsidR="00551664">
        <w:rPr>
          <w:i/>
        </w:rPr>
        <w:t xml:space="preserve">y a Welcome message </w:t>
      </w:r>
    </w:p>
    <w:p w:rsidR="00087809" w:rsidRDefault="00087809" w:rsidP="00C324FF">
      <w:pPr>
        <w:pStyle w:val="ListParagraph"/>
        <w:numPr>
          <w:ilvl w:val="0"/>
          <w:numId w:val="37"/>
        </w:numPr>
      </w:pPr>
      <w:r>
        <w:t xml:space="preserve">Click Create </w:t>
      </w:r>
    </w:p>
    <w:p w:rsidR="00087809" w:rsidRDefault="00087809" w:rsidP="00C324FF">
      <w:pPr>
        <w:pStyle w:val="ListParagraph"/>
        <w:numPr>
          <w:ilvl w:val="0"/>
          <w:numId w:val="37"/>
        </w:numPr>
      </w:pPr>
      <w:r>
        <w:t>Select Create New Assessment</w:t>
      </w:r>
    </w:p>
    <w:p w:rsidR="00087809" w:rsidRDefault="00087809" w:rsidP="00C324FF">
      <w:pPr>
        <w:pStyle w:val="ListParagraph"/>
        <w:numPr>
          <w:ilvl w:val="0"/>
          <w:numId w:val="37"/>
        </w:numPr>
      </w:pPr>
      <w:r>
        <w:t>Click Form Properties</w:t>
      </w:r>
    </w:p>
    <w:p w:rsidR="00087809" w:rsidRDefault="00087809" w:rsidP="00C324FF">
      <w:pPr>
        <w:pStyle w:val="ListParagraph"/>
        <w:numPr>
          <w:ilvl w:val="0"/>
          <w:numId w:val="37"/>
        </w:numPr>
      </w:pPr>
      <w:r>
        <w:t>Enter Welcome Message in Welcome Message Box</w:t>
      </w:r>
    </w:p>
    <w:p w:rsidR="00087809" w:rsidRPr="00D57BAB" w:rsidRDefault="00087809" w:rsidP="00C324FF">
      <w:pPr>
        <w:pStyle w:val="ListParagraph"/>
        <w:numPr>
          <w:ilvl w:val="0"/>
          <w:numId w:val="37"/>
        </w:numPr>
      </w:pPr>
      <w:r>
        <w:t xml:space="preserve">Press OK </w:t>
      </w:r>
    </w:p>
    <w:p w:rsidR="00D45679" w:rsidRDefault="00D45679" w:rsidP="00D45679">
      <w:pPr>
        <w:pStyle w:val="Heading3"/>
      </w:pPr>
      <w:bookmarkStart w:id="39" w:name="_Toc344810166"/>
      <w:r>
        <w:t>Close Message</w:t>
      </w:r>
      <w:bookmarkEnd w:id="39"/>
    </w:p>
    <w:p w:rsidR="006837A4" w:rsidRDefault="00551664" w:rsidP="006837A4">
      <w:pPr>
        <w:ind w:left="2160" w:firstLine="1440"/>
      </w:pPr>
      <w:r>
        <w:t>User</w:t>
      </w:r>
      <w:r w:rsidR="006837A4">
        <w:t xml:space="preserve"> can write </w:t>
      </w:r>
      <w:r>
        <w:t xml:space="preserve">his/her own type Close message </w:t>
      </w:r>
      <w:r w:rsidR="007823AE">
        <w:t>to collector</w:t>
      </w:r>
      <w:r w:rsidR="006837A4">
        <w:t xml:space="preserve"> at End of each response</w:t>
      </w:r>
    </w:p>
    <w:p w:rsidR="006837A4" w:rsidRPr="0064564B" w:rsidRDefault="00195756" w:rsidP="006837A4">
      <w:pPr>
        <w:ind w:left="2160"/>
        <w:rPr>
          <w:i/>
        </w:rPr>
      </w:pPr>
      <w:r>
        <w:rPr>
          <w:i/>
        </w:rPr>
        <w:t xml:space="preserve">   Follow</w:t>
      </w:r>
      <w:r w:rsidR="006837A4" w:rsidRPr="0064564B">
        <w:rPr>
          <w:i/>
        </w:rPr>
        <w:t xml:space="preserve"> these </w:t>
      </w:r>
      <w:r w:rsidR="006837A4">
        <w:rPr>
          <w:i/>
        </w:rPr>
        <w:t xml:space="preserve">steps to </w:t>
      </w:r>
      <w:r w:rsidR="009B7CD0">
        <w:rPr>
          <w:i/>
        </w:rPr>
        <w:t xml:space="preserve">convey a </w:t>
      </w:r>
      <w:r w:rsidR="00551664">
        <w:rPr>
          <w:i/>
        </w:rPr>
        <w:t xml:space="preserve">Closing message </w:t>
      </w:r>
      <w:r w:rsidR="009B7CD0">
        <w:rPr>
          <w:i/>
        </w:rPr>
        <w:t xml:space="preserve"> </w:t>
      </w:r>
    </w:p>
    <w:p w:rsidR="006837A4" w:rsidRDefault="006837A4" w:rsidP="00C324FF">
      <w:pPr>
        <w:pStyle w:val="ListParagraph"/>
        <w:numPr>
          <w:ilvl w:val="0"/>
          <w:numId w:val="37"/>
        </w:numPr>
      </w:pPr>
      <w:r>
        <w:t xml:space="preserve">Click Create </w:t>
      </w:r>
    </w:p>
    <w:p w:rsidR="006837A4" w:rsidRDefault="006837A4" w:rsidP="00C324FF">
      <w:pPr>
        <w:pStyle w:val="ListParagraph"/>
        <w:numPr>
          <w:ilvl w:val="0"/>
          <w:numId w:val="37"/>
        </w:numPr>
      </w:pPr>
      <w:r>
        <w:t>Select Create New Assessment</w:t>
      </w:r>
    </w:p>
    <w:p w:rsidR="006837A4" w:rsidRDefault="006837A4" w:rsidP="00C324FF">
      <w:pPr>
        <w:pStyle w:val="ListParagraph"/>
        <w:numPr>
          <w:ilvl w:val="0"/>
          <w:numId w:val="37"/>
        </w:numPr>
      </w:pPr>
      <w:r>
        <w:t>Click Form Properties</w:t>
      </w:r>
    </w:p>
    <w:p w:rsidR="006837A4" w:rsidRDefault="006837A4" w:rsidP="00C324FF">
      <w:pPr>
        <w:pStyle w:val="ListParagraph"/>
        <w:numPr>
          <w:ilvl w:val="0"/>
          <w:numId w:val="37"/>
        </w:numPr>
      </w:pPr>
      <w:r>
        <w:t xml:space="preserve">Enter </w:t>
      </w:r>
      <w:r w:rsidR="00A66BE9">
        <w:t>Close Message in Close</w:t>
      </w:r>
      <w:r>
        <w:t xml:space="preserve"> Message Box</w:t>
      </w:r>
    </w:p>
    <w:p w:rsidR="006837A4" w:rsidRPr="00D57BAB" w:rsidRDefault="006837A4" w:rsidP="00C324FF">
      <w:pPr>
        <w:pStyle w:val="ListParagraph"/>
        <w:numPr>
          <w:ilvl w:val="0"/>
          <w:numId w:val="37"/>
        </w:numPr>
      </w:pPr>
      <w:r>
        <w:t xml:space="preserve">Press OK </w:t>
      </w:r>
    </w:p>
    <w:p w:rsidR="00D45679" w:rsidRDefault="00D45679" w:rsidP="00D45679">
      <w:pPr>
        <w:pStyle w:val="Heading3"/>
      </w:pPr>
      <w:bookmarkStart w:id="40" w:name="_Toc344810167"/>
      <w:r w:rsidRPr="009E05F7">
        <w:t>Survey Identifier</w:t>
      </w:r>
      <w:bookmarkEnd w:id="40"/>
      <w:r w:rsidRPr="009E05F7">
        <w:t xml:space="preserve"> </w:t>
      </w:r>
    </w:p>
    <w:p w:rsidR="008376CE" w:rsidRDefault="00195756" w:rsidP="00195756">
      <w:pPr>
        <w:spacing w:after="0"/>
        <w:ind w:left="2160" w:firstLine="720"/>
        <w:jc w:val="both"/>
      </w:pPr>
      <w:r>
        <w:t xml:space="preserve">                   </w:t>
      </w:r>
      <w:r w:rsidR="008376CE">
        <w:t xml:space="preserve">Survey Identifier is to represent a response/case uniquely. For </w:t>
      </w:r>
      <w:r w:rsidR="008376CE" w:rsidRPr="00691942">
        <w:rPr>
          <w:b/>
        </w:rPr>
        <w:t>example</w:t>
      </w:r>
      <w:r w:rsidR="008376CE">
        <w:t xml:space="preserve"> an assessment has personal </w:t>
      </w:r>
      <w:r w:rsidR="00486933">
        <w:t>information name</w:t>
      </w:r>
      <w:r w:rsidR="008376CE">
        <w:t>,</w:t>
      </w:r>
      <w:r w:rsidR="00486933">
        <w:t xml:space="preserve"> CNIC, </w:t>
      </w:r>
      <w:r w:rsidR="008376CE">
        <w:t xml:space="preserve">age, </w:t>
      </w:r>
      <w:r w:rsidR="00486933">
        <w:t>gender, education</w:t>
      </w:r>
      <w:r w:rsidR="008376CE">
        <w:t xml:space="preserve">. </w:t>
      </w:r>
      <w:r w:rsidR="00486933">
        <w:t>Every</w:t>
      </w:r>
      <w:r w:rsidR="008376CE">
        <w:t xml:space="preserve"> person has the unique CNIC number,</w:t>
      </w:r>
      <w:r w:rsidR="00486933">
        <w:t xml:space="preserve"> so you may choose CNIC as assessment Identifier to uniquely identify each response. </w:t>
      </w:r>
      <w:r w:rsidR="008376CE">
        <w:t xml:space="preserve">  </w:t>
      </w:r>
    </w:p>
    <w:p w:rsidR="00486933" w:rsidRPr="008376CE" w:rsidRDefault="00D356F1" w:rsidP="00691942">
      <w:pPr>
        <w:ind w:left="2160"/>
        <w:jc w:val="both"/>
      </w:pPr>
      <w:r>
        <w:t>GoAssess</w:t>
      </w:r>
      <w:r w:rsidR="00486933">
        <w:t xml:space="preserve"> allow you to select 1-3 identifiers here </w:t>
      </w:r>
      <w:r w:rsidR="00195756">
        <w:t xml:space="preserve"> </w:t>
      </w:r>
      <w:r w:rsidR="00486933">
        <w:t xml:space="preserve"> note that it is not necessary to choose identifier for every assessment.</w:t>
      </w:r>
      <w:r w:rsidR="00DD6842">
        <w:t xml:space="preserve"> It depends on your requirement that you need identifier </w:t>
      </w:r>
      <w:r w:rsidR="00341353">
        <w:t xml:space="preserve">in assessment </w:t>
      </w:r>
      <w:r w:rsidR="00DD6842">
        <w:t>or not.</w:t>
      </w:r>
    </w:p>
    <w:p w:rsidR="006856B5" w:rsidRDefault="006856B5" w:rsidP="00DF24E7">
      <w:pPr>
        <w:pStyle w:val="Heading2"/>
        <w:numPr>
          <w:ilvl w:val="0"/>
          <w:numId w:val="2"/>
        </w:numPr>
      </w:pPr>
      <w:bookmarkStart w:id="41" w:name="_Toc344810168"/>
      <w:r>
        <w:t>Search and Import Questions and Sectio</w:t>
      </w:r>
      <w:r w:rsidR="0094239D">
        <w:t>ns</w:t>
      </w:r>
      <w:bookmarkEnd w:id="41"/>
    </w:p>
    <w:p w:rsidR="00D01F99" w:rsidRDefault="00551664" w:rsidP="00456EEA">
      <w:pPr>
        <w:spacing w:after="0"/>
        <w:ind w:left="1350" w:firstLine="4950"/>
        <w:jc w:val="both"/>
      </w:pPr>
      <w:r>
        <w:t xml:space="preserve">   User</w:t>
      </w:r>
      <w:r w:rsidR="0094239D">
        <w:t xml:space="preserve"> can Search and import </w:t>
      </w:r>
      <w:r w:rsidR="0094239D" w:rsidRPr="00661CC3">
        <w:t xml:space="preserve">Questions and section </w:t>
      </w:r>
      <w:r w:rsidR="00A97697" w:rsidRPr="00661CC3">
        <w:t xml:space="preserve">From </w:t>
      </w:r>
      <w:r w:rsidR="00D356F1">
        <w:t>GoAssess</w:t>
      </w:r>
      <w:r w:rsidR="00A97697" w:rsidRPr="00661CC3">
        <w:t xml:space="preserve"> collection.</w:t>
      </w:r>
      <w:r w:rsidR="00D01F99">
        <w:t xml:space="preserve"> It has questions and sections bank.</w:t>
      </w:r>
    </w:p>
    <w:p w:rsidR="009E38BF" w:rsidRDefault="00D01F99" w:rsidP="00ED4DC0">
      <w:pPr>
        <w:spacing w:after="0"/>
        <w:ind w:left="1350"/>
        <w:jc w:val="both"/>
      </w:pPr>
      <w:r>
        <w:t xml:space="preserve">User </w:t>
      </w:r>
      <w:r w:rsidR="008632E3">
        <w:t xml:space="preserve">can easily search </w:t>
      </w:r>
      <w:r>
        <w:t xml:space="preserve">and preview sections and </w:t>
      </w:r>
      <w:r w:rsidR="008632E3">
        <w:t xml:space="preserve">questions, if the question or a section is suitable then can import it. </w:t>
      </w:r>
    </w:p>
    <w:p w:rsidR="008632E3" w:rsidRDefault="008632E3" w:rsidP="00ED4DC0">
      <w:pPr>
        <w:spacing w:after="0"/>
        <w:ind w:left="1350"/>
        <w:jc w:val="both"/>
      </w:pPr>
      <w:r>
        <w:t>After importing a section user can also edit it can add more question to it, can change its question’s statements and can also delete existing question, can change section’s name too, it’s all depends upon the user requirement.</w:t>
      </w:r>
    </w:p>
    <w:p w:rsidR="008632E3" w:rsidRDefault="008632E3" w:rsidP="00ED4DC0">
      <w:pPr>
        <w:spacing w:after="0"/>
        <w:ind w:left="1350"/>
        <w:jc w:val="both"/>
      </w:pPr>
      <w:r w:rsidRPr="008D11EE">
        <w:t>For question import</w:t>
      </w:r>
      <w:r w:rsidR="008D11EE" w:rsidRPr="008D11EE">
        <w:t>,</w:t>
      </w:r>
      <w:r w:rsidRPr="008D11EE">
        <w:t xml:space="preserve"> user can edit it also</w:t>
      </w:r>
      <w:r w:rsidR="00835D60" w:rsidRPr="008D11EE">
        <w:t>,</w:t>
      </w:r>
      <w:r w:rsidRPr="008D11EE">
        <w:t xml:space="preserve"> for example can change its statement and if the question is a check box or a radio button then also user can add more options to it and also can remove/delete some existing options.</w:t>
      </w:r>
    </w:p>
    <w:p w:rsidR="004A07A9" w:rsidRPr="00C36B0B" w:rsidRDefault="004A07A9" w:rsidP="00DF24E7">
      <w:pPr>
        <w:pStyle w:val="Heading3"/>
        <w:numPr>
          <w:ilvl w:val="2"/>
          <w:numId w:val="4"/>
        </w:numPr>
      </w:pPr>
      <w:bookmarkStart w:id="42" w:name="_Toc344810169"/>
      <w:r w:rsidRPr="00C36B0B">
        <w:t>Search &amp; Import Question</w:t>
      </w:r>
      <w:r w:rsidR="004E2B22" w:rsidRPr="00C36B0B">
        <w:t xml:space="preserve"> from </w:t>
      </w:r>
      <w:r w:rsidR="00D356F1">
        <w:t>GoAssess</w:t>
      </w:r>
      <w:r w:rsidR="004E2B22" w:rsidRPr="00C36B0B">
        <w:t xml:space="preserve"> collection</w:t>
      </w:r>
      <w:bookmarkEnd w:id="42"/>
    </w:p>
    <w:p w:rsidR="009B6C4E" w:rsidRDefault="00195756" w:rsidP="009B6C4E">
      <w:pPr>
        <w:ind w:left="2160"/>
        <w:rPr>
          <w:i/>
        </w:rPr>
      </w:pPr>
      <w:r>
        <w:rPr>
          <w:i/>
        </w:rPr>
        <w:t xml:space="preserve"> </w:t>
      </w:r>
      <w:r w:rsidR="009B6C4E" w:rsidRPr="00500695">
        <w:rPr>
          <w:i/>
        </w:rPr>
        <w:t xml:space="preserve"> </w:t>
      </w:r>
      <w:r>
        <w:rPr>
          <w:i/>
        </w:rPr>
        <w:t xml:space="preserve"> Follow</w:t>
      </w:r>
      <w:r w:rsidR="009B6C4E" w:rsidRPr="00500695">
        <w:rPr>
          <w:i/>
        </w:rPr>
        <w:t xml:space="preserve"> these steps to Import </w:t>
      </w:r>
      <w:r w:rsidR="009B6C4E">
        <w:rPr>
          <w:i/>
        </w:rPr>
        <w:t>Questions</w:t>
      </w:r>
      <w:r w:rsidR="009B6C4E" w:rsidRPr="00500695">
        <w:rPr>
          <w:i/>
        </w:rPr>
        <w:t xml:space="preserve"> from </w:t>
      </w:r>
      <w:r w:rsidR="00D356F1">
        <w:rPr>
          <w:i/>
        </w:rPr>
        <w:t>GoAssess</w:t>
      </w:r>
      <w:r w:rsidR="009B6C4E" w:rsidRPr="00500695">
        <w:rPr>
          <w:i/>
        </w:rPr>
        <w:t xml:space="preserve"> Collection</w:t>
      </w:r>
    </w:p>
    <w:p w:rsidR="009B6C4E" w:rsidRDefault="009B6C4E" w:rsidP="009B6C4E">
      <w:pPr>
        <w:pStyle w:val="ListParagraph"/>
        <w:numPr>
          <w:ilvl w:val="0"/>
          <w:numId w:val="32"/>
        </w:numPr>
      </w:pPr>
      <w:r>
        <w:t>Start an Assessment</w:t>
      </w:r>
    </w:p>
    <w:p w:rsidR="009B6C4E" w:rsidRDefault="009B6C4E" w:rsidP="009B6C4E">
      <w:pPr>
        <w:pStyle w:val="ListParagraph"/>
        <w:numPr>
          <w:ilvl w:val="0"/>
          <w:numId w:val="32"/>
        </w:numPr>
      </w:pPr>
      <w:r>
        <w:t xml:space="preserve">Click on Search and import </w:t>
      </w:r>
    </w:p>
    <w:p w:rsidR="009B6C4E" w:rsidRDefault="009B6C4E" w:rsidP="009B6C4E">
      <w:pPr>
        <w:pStyle w:val="ListParagraph"/>
        <w:numPr>
          <w:ilvl w:val="0"/>
          <w:numId w:val="32"/>
        </w:numPr>
      </w:pPr>
      <w:r>
        <w:t>Select Questions</w:t>
      </w:r>
    </w:p>
    <w:p w:rsidR="00A40FF4" w:rsidRDefault="009B6C4E" w:rsidP="009B6C4E">
      <w:pPr>
        <w:pStyle w:val="ListParagraph"/>
        <w:numPr>
          <w:ilvl w:val="0"/>
          <w:numId w:val="32"/>
        </w:numPr>
      </w:pPr>
      <w:r>
        <w:t xml:space="preserve">Click on the name of the Assessment section to preview it </w:t>
      </w:r>
    </w:p>
    <w:p w:rsidR="00D163EE" w:rsidRPr="00D163EE" w:rsidRDefault="00A40FF4" w:rsidP="009B6C4E">
      <w:pPr>
        <w:pStyle w:val="ListParagraph"/>
        <w:numPr>
          <w:ilvl w:val="0"/>
          <w:numId w:val="32"/>
        </w:numPr>
      </w:pPr>
      <w:r w:rsidRPr="00A40FF4">
        <w:t xml:space="preserve">Press Import to import Question </w:t>
      </w:r>
      <w:r>
        <w:rPr>
          <w:noProof/>
        </w:rPr>
        <w:drawing>
          <wp:inline distT="0" distB="0" distL="0" distR="0">
            <wp:extent cx="323850" cy="333375"/>
            <wp:effectExtent l="19050" t="0" r="0" b="0"/>
            <wp:docPr id="4" name="Picture 2" descr="D:\Tahira downloads\14-11-2012\Impor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hira downloads\14-11-2012\Import button.jpg"/>
                    <pic:cNvPicPr>
                      <a:picLocks noChangeAspect="1" noChangeArrowheads="1"/>
                    </pic:cNvPicPr>
                  </pic:nvPicPr>
                  <pic:blipFill>
                    <a:blip r:embed="rId29" cstate="print"/>
                    <a:srcRect/>
                    <a:stretch>
                      <a:fillRect/>
                    </a:stretch>
                  </pic:blipFill>
                  <pic:spPr bwMode="auto">
                    <a:xfrm>
                      <a:off x="0" y="0"/>
                      <a:ext cx="323850" cy="333375"/>
                    </a:xfrm>
                    <a:prstGeom prst="rect">
                      <a:avLst/>
                    </a:prstGeom>
                    <a:noFill/>
                    <a:ln w="9525">
                      <a:noFill/>
                      <a:miter lim="800000"/>
                      <a:headEnd/>
                      <a:tailEnd/>
                    </a:ln>
                  </pic:spPr>
                </pic:pic>
              </a:graphicData>
            </a:graphic>
          </wp:inline>
        </w:drawing>
      </w:r>
      <w:r w:rsidR="009B6C4E">
        <w:t xml:space="preserve">                                                                                                                         </w:t>
      </w:r>
      <w:r>
        <w:t xml:space="preserve">          </w:t>
      </w:r>
    </w:p>
    <w:p w:rsidR="004A07A9" w:rsidRDefault="004A07A9" w:rsidP="00DF24E7">
      <w:pPr>
        <w:pStyle w:val="Heading3"/>
        <w:numPr>
          <w:ilvl w:val="2"/>
          <w:numId w:val="4"/>
        </w:numPr>
      </w:pPr>
      <w:bookmarkStart w:id="43" w:name="_Toc344810170"/>
      <w:r>
        <w:t>Search &amp; Import Section</w:t>
      </w:r>
      <w:r w:rsidR="004E2B22">
        <w:t xml:space="preserve"> from </w:t>
      </w:r>
      <w:r w:rsidR="00D356F1">
        <w:t>GoAssess</w:t>
      </w:r>
      <w:r w:rsidR="004E2B22">
        <w:t xml:space="preserve"> collection</w:t>
      </w:r>
      <w:bookmarkEnd w:id="43"/>
    </w:p>
    <w:p w:rsidR="00BB4B2D" w:rsidRDefault="00195756" w:rsidP="00500695">
      <w:pPr>
        <w:ind w:left="2160"/>
        <w:rPr>
          <w:i/>
        </w:rPr>
      </w:pPr>
      <w:r>
        <w:rPr>
          <w:i/>
        </w:rPr>
        <w:t xml:space="preserve"> </w:t>
      </w:r>
      <w:r w:rsidR="00500695" w:rsidRPr="00500695">
        <w:rPr>
          <w:i/>
        </w:rPr>
        <w:t xml:space="preserve"> </w:t>
      </w:r>
      <w:r>
        <w:rPr>
          <w:i/>
        </w:rPr>
        <w:t xml:space="preserve"> Follow</w:t>
      </w:r>
      <w:r w:rsidR="00500695" w:rsidRPr="00500695">
        <w:rPr>
          <w:i/>
        </w:rPr>
        <w:t xml:space="preserve"> these steps to Import Section from </w:t>
      </w:r>
      <w:r w:rsidR="00D356F1">
        <w:rPr>
          <w:i/>
        </w:rPr>
        <w:t>GoAssess</w:t>
      </w:r>
      <w:r w:rsidR="00500695" w:rsidRPr="00500695">
        <w:rPr>
          <w:i/>
        </w:rPr>
        <w:t xml:space="preserve"> Collection</w:t>
      </w:r>
    </w:p>
    <w:p w:rsidR="00500695" w:rsidRDefault="00500695" w:rsidP="000D7767">
      <w:pPr>
        <w:pStyle w:val="ListParagraph"/>
        <w:numPr>
          <w:ilvl w:val="0"/>
          <w:numId w:val="32"/>
        </w:numPr>
      </w:pPr>
      <w:r>
        <w:t>Start an Assessment</w:t>
      </w:r>
    </w:p>
    <w:p w:rsidR="00500695" w:rsidRDefault="00500695" w:rsidP="000D7767">
      <w:pPr>
        <w:pStyle w:val="ListParagraph"/>
        <w:numPr>
          <w:ilvl w:val="0"/>
          <w:numId w:val="32"/>
        </w:numPr>
      </w:pPr>
      <w:r>
        <w:t xml:space="preserve">Click on Search and import </w:t>
      </w:r>
    </w:p>
    <w:p w:rsidR="00CB25E5" w:rsidRDefault="00CB25E5" w:rsidP="000D7767">
      <w:pPr>
        <w:pStyle w:val="ListParagraph"/>
        <w:numPr>
          <w:ilvl w:val="0"/>
          <w:numId w:val="32"/>
        </w:numPr>
      </w:pPr>
      <w:r>
        <w:t>Select Sections</w:t>
      </w:r>
    </w:p>
    <w:p w:rsidR="00CB25E5" w:rsidRDefault="00CB25E5" w:rsidP="000D7767">
      <w:pPr>
        <w:pStyle w:val="ListParagraph"/>
        <w:numPr>
          <w:ilvl w:val="0"/>
          <w:numId w:val="32"/>
        </w:numPr>
      </w:pPr>
      <w:r>
        <w:t>Click on the name of the Assessment section to preview it</w:t>
      </w:r>
    </w:p>
    <w:p w:rsidR="00CB25E5" w:rsidRDefault="00CB25E5" w:rsidP="000D7767">
      <w:pPr>
        <w:pStyle w:val="ListParagraph"/>
        <w:numPr>
          <w:ilvl w:val="0"/>
          <w:numId w:val="32"/>
        </w:numPr>
      </w:pPr>
      <w:r>
        <w:t xml:space="preserve">Press Import to import the Complete section </w:t>
      </w:r>
      <w:r w:rsidR="009B6C4E">
        <w:rPr>
          <w:noProof/>
        </w:rPr>
        <w:drawing>
          <wp:inline distT="0" distB="0" distL="0" distR="0">
            <wp:extent cx="323850" cy="333375"/>
            <wp:effectExtent l="19050" t="0" r="0" b="0"/>
            <wp:docPr id="3" name="Picture 3" descr="D:\Tahira downloads\14-11-2012\Impor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hira downloads\14-11-2012\Import button.jpg"/>
                    <pic:cNvPicPr>
                      <a:picLocks noChangeAspect="1" noChangeArrowheads="1"/>
                    </pic:cNvPicPr>
                  </pic:nvPicPr>
                  <pic:blipFill>
                    <a:blip r:embed="rId29" cstate="print"/>
                    <a:srcRect/>
                    <a:stretch>
                      <a:fillRect/>
                    </a:stretch>
                  </pic:blipFill>
                  <pic:spPr bwMode="auto">
                    <a:xfrm>
                      <a:off x="0" y="0"/>
                      <a:ext cx="323850" cy="333375"/>
                    </a:xfrm>
                    <a:prstGeom prst="rect">
                      <a:avLst/>
                    </a:prstGeom>
                    <a:noFill/>
                    <a:ln w="9525">
                      <a:noFill/>
                      <a:miter lim="800000"/>
                      <a:headEnd/>
                      <a:tailEnd/>
                    </a:ln>
                  </pic:spPr>
                </pic:pic>
              </a:graphicData>
            </a:graphic>
          </wp:inline>
        </w:drawing>
      </w:r>
    </w:p>
    <w:p w:rsidR="00B45474" w:rsidRDefault="00B45474" w:rsidP="00B45474">
      <w:pPr>
        <w:pStyle w:val="Heading3"/>
        <w:rPr>
          <w:color w:val="548DD4" w:themeColor="text2" w:themeTint="99"/>
        </w:rPr>
      </w:pPr>
      <w:bookmarkStart w:id="44" w:name="_Toc344810171"/>
      <w:r w:rsidRPr="008C3329">
        <w:rPr>
          <w:color w:val="548DD4" w:themeColor="text2" w:themeTint="99"/>
        </w:rPr>
        <w:t>Search Assessment by Tags</w:t>
      </w:r>
      <w:bookmarkEnd w:id="44"/>
    </w:p>
    <w:p w:rsidR="008C3329" w:rsidRPr="00D97FB8" w:rsidRDefault="008C3329" w:rsidP="008C3329">
      <w:pPr>
        <w:ind w:left="1440" w:firstLine="720"/>
        <w:rPr>
          <w:i/>
        </w:rPr>
      </w:pPr>
      <w:r w:rsidRPr="00D97FB8">
        <w:rPr>
          <w:i/>
        </w:rPr>
        <w:t>Follow these steps to search assessment by tag</w:t>
      </w:r>
      <w:r w:rsidR="00D97FB8">
        <w:rPr>
          <w:i/>
        </w:rPr>
        <w:t xml:space="preserve"> in assessment from scratch</w:t>
      </w:r>
    </w:p>
    <w:p w:rsidR="00D97FB8" w:rsidRDefault="00D97FB8" w:rsidP="00C324FF">
      <w:pPr>
        <w:pStyle w:val="ListParagraph"/>
        <w:numPr>
          <w:ilvl w:val="0"/>
          <w:numId w:val="49"/>
        </w:numPr>
      </w:pPr>
      <w:r>
        <w:t>Click Create</w:t>
      </w:r>
    </w:p>
    <w:p w:rsidR="008C3329" w:rsidRDefault="00D97FB8" w:rsidP="00C324FF">
      <w:pPr>
        <w:pStyle w:val="ListParagraph"/>
        <w:numPr>
          <w:ilvl w:val="0"/>
          <w:numId w:val="49"/>
        </w:numPr>
      </w:pPr>
      <w:r>
        <w:t>Click a new ‘Create’</w:t>
      </w:r>
    </w:p>
    <w:p w:rsidR="00D97FB8" w:rsidRDefault="00D97FB8" w:rsidP="00C324FF">
      <w:pPr>
        <w:pStyle w:val="ListParagraph"/>
        <w:numPr>
          <w:ilvl w:val="0"/>
          <w:numId w:val="49"/>
        </w:numPr>
      </w:pPr>
      <w:r>
        <w:t>Click search and import</w:t>
      </w:r>
    </w:p>
    <w:p w:rsidR="00D97FB8" w:rsidRDefault="00D97FB8" w:rsidP="00C324FF">
      <w:pPr>
        <w:pStyle w:val="ListParagraph"/>
        <w:numPr>
          <w:ilvl w:val="0"/>
          <w:numId w:val="49"/>
        </w:numPr>
      </w:pPr>
      <w:r>
        <w:t>Click tags</w:t>
      </w:r>
    </w:p>
    <w:p w:rsidR="00D97FB8" w:rsidRDefault="00D97FB8" w:rsidP="00C324FF">
      <w:pPr>
        <w:pStyle w:val="ListParagraph"/>
        <w:numPr>
          <w:ilvl w:val="0"/>
          <w:numId w:val="49"/>
        </w:numPr>
      </w:pPr>
      <w:r>
        <w:t>Enter tag in search bar</w:t>
      </w:r>
    </w:p>
    <w:p w:rsidR="00D97FB8" w:rsidRPr="00D97FB8" w:rsidRDefault="00D97FB8" w:rsidP="00D97FB8">
      <w:pPr>
        <w:ind w:left="2160"/>
        <w:rPr>
          <w:i/>
        </w:rPr>
      </w:pPr>
      <w:r w:rsidRPr="00D97FB8">
        <w:rPr>
          <w:i/>
        </w:rPr>
        <w:t>Follow these steps to search assessment by tag in assessment from template</w:t>
      </w:r>
    </w:p>
    <w:p w:rsidR="00D97FB8" w:rsidRDefault="00D97FB8" w:rsidP="00C324FF">
      <w:pPr>
        <w:pStyle w:val="ListParagraph"/>
        <w:numPr>
          <w:ilvl w:val="0"/>
          <w:numId w:val="50"/>
        </w:numPr>
      </w:pPr>
      <w:r>
        <w:t>Click Create</w:t>
      </w:r>
    </w:p>
    <w:p w:rsidR="00D97FB8" w:rsidRDefault="00D97FB8" w:rsidP="00C324FF">
      <w:pPr>
        <w:pStyle w:val="ListParagraph"/>
        <w:numPr>
          <w:ilvl w:val="0"/>
          <w:numId w:val="50"/>
        </w:numPr>
      </w:pPr>
      <w:r>
        <w:t>Click create from template</w:t>
      </w:r>
    </w:p>
    <w:p w:rsidR="00D97FB8" w:rsidRDefault="00D97FB8" w:rsidP="00C324FF">
      <w:pPr>
        <w:pStyle w:val="ListParagraph"/>
        <w:numPr>
          <w:ilvl w:val="0"/>
          <w:numId w:val="50"/>
        </w:numPr>
      </w:pPr>
      <w:r>
        <w:t>Select tag</w:t>
      </w:r>
    </w:p>
    <w:p w:rsidR="00D97FB8" w:rsidRDefault="00D97FB8" w:rsidP="00C324FF">
      <w:pPr>
        <w:pStyle w:val="ListParagraph"/>
        <w:numPr>
          <w:ilvl w:val="0"/>
          <w:numId w:val="50"/>
        </w:numPr>
      </w:pPr>
      <w:r>
        <w:t>Enter assessment tag in the search bar</w:t>
      </w:r>
    </w:p>
    <w:p w:rsidR="00D97FB8" w:rsidRPr="008C3329" w:rsidRDefault="00D97FB8" w:rsidP="00D97FB8">
      <w:pPr>
        <w:pStyle w:val="ListParagraph"/>
        <w:ind w:left="2880"/>
      </w:pPr>
    </w:p>
    <w:p w:rsidR="00B45474" w:rsidRDefault="00B45474" w:rsidP="00B45474">
      <w:pPr>
        <w:pStyle w:val="Heading3"/>
        <w:numPr>
          <w:ilvl w:val="0"/>
          <w:numId w:val="0"/>
        </w:numPr>
        <w:ind w:left="1440"/>
      </w:pPr>
    </w:p>
    <w:p w:rsidR="00461772" w:rsidRDefault="00616E24" w:rsidP="00DF24E7">
      <w:pPr>
        <w:pStyle w:val="Heading2"/>
        <w:numPr>
          <w:ilvl w:val="0"/>
          <w:numId w:val="2"/>
        </w:numPr>
      </w:pPr>
      <w:bookmarkStart w:id="45" w:name="_Toc344810172"/>
      <w:r>
        <w:t>Tag Your Question, Sections and Assessments</w:t>
      </w:r>
      <w:bookmarkEnd w:id="45"/>
    </w:p>
    <w:p w:rsidR="00214AFE" w:rsidRDefault="00214AFE" w:rsidP="00A40FF4">
      <w:pPr>
        <w:ind w:left="1530" w:firstLine="4950"/>
        <w:jc w:val="both"/>
      </w:pPr>
      <w:r>
        <w:t xml:space="preserve">       </w:t>
      </w:r>
      <w:r w:rsidR="00B10A63">
        <w:t>User</w:t>
      </w:r>
      <w:r>
        <w:t xml:space="preserve"> can </w:t>
      </w:r>
      <w:r w:rsidR="00AF0C73">
        <w:t>tag</w:t>
      </w:r>
      <w:r>
        <w:t xml:space="preserve"> sections and questions and Assessment. Tags help you out to search a question</w:t>
      </w:r>
      <w:r w:rsidR="00AF0C73">
        <w:t>/section/form</w:t>
      </w:r>
      <w:r>
        <w:t xml:space="preserve"> by its tag or can search multiple questions with one common tag.</w:t>
      </w:r>
      <w:r w:rsidR="002A534F">
        <w:t xml:space="preserve"> User can add same tag to multiple questions</w:t>
      </w:r>
      <w:r w:rsidR="00A40FF4">
        <w:t>.</w:t>
      </w:r>
      <w:r>
        <w:t xml:space="preserve">  </w:t>
      </w:r>
    </w:p>
    <w:p w:rsidR="00DB0D04" w:rsidRPr="00214AFE" w:rsidRDefault="00DB0D04" w:rsidP="00DB0D04">
      <w:pPr>
        <w:ind w:left="90"/>
        <w:jc w:val="both"/>
      </w:pPr>
      <w:r>
        <w:rPr>
          <w:noProof/>
        </w:rPr>
        <w:drawing>
          <wp:inline distT="0" distB="0" distL="0" distR="0">
            <wp:extent cx="6007100" cy="4805680"/>
            <wp:effectExtent l="19050" t="0" r="0" b="0"/>
            <wp:docPr id="42" name="Picture 21" descr="D:\Tahira downloads\14-11-2012\view t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ahira downloads\14-11-2012\view tags.jpg"/>
                    <pic:cNvPicPr>
                      <a:picLocks noChangeAspect="1" noChangeArrowheads="1"/>
                    </pic:cNvPicPr>
                  </pic:nvPicPr>
                  <pic:blipFill>
                    <a:blip r:embed="rId30"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8B1FCE" w:rsidRDefault="008B1FCE" w:rsidP="00DF24E7">
      <w:pPr>
        <w:pStyle w:val="Heading3"/>
        <w:numPr>
          <w:ilvl w:val="2"/>
          <w:numId w:val="5"/>
        </w:numPr>
      </w:pPr>
      <w:r>
        <w:t xml:space="preserve"> </w:t>
      </w:r>
      <w:bookmarkStart w:id="46" w:name="_Toc344810173"/>
      <w:r>
        <w:t>Tag Question</w:t>
      </w:r>
      <w:bookmarkEnd w:id="46"/>
    </w:p>
    <w:p w:rsidR="00D60CFA" w:rsidRDefault="00195756" w:rsidP="00D60CFA">
      <w:pPr>
        <w:ind w:left="2160"/>
        <w:rPr>
          <w:i/>
        </w:rPr>
      </w:pPr>
      <w:r>
        <w:rPr>
          <w:i/>
        </w:rPr>
        <w:t xml:space="preserve">   Follow</w:t>
      </w:r>
      <w:r w:rsidR="00D60CFA" w:rsidRPr="00500695">
        <w:rPr>
          <w:i/>
        </w:rPr>
        <w:t xml:space="preserve"> these steps to </w:t>
      </w:r>
      <w:r w:rsidR="00B10A63">
        <w:rPr>
          <w:i/>
        </w:rPr>
        <w:t>Tag a Question of</w:t>
      </w:r>
      <w:r w:rsidR="00D60CFA">
        <w:rPr>
          <w:i/>
        </w:rPr>
        <w:t xml:space="preserve"> Assessment</w:t>
      </w:r>
    </w:p>
    <w:p w:rsidR="00D60CFA" w:rsidRDefault="00D60CFA" w:rsidP="000D7767">
      <w:pPr>
        <w:pStyle w:val="ListParagraph"/>
        <w:numPr>
          <w:ilvl w:val="0"/>
          <w:numId w:val="33"/>
        </w:numPr>
      </w:pPr>
      <w:r>
        <w:t>Start a new Assessment</w:t>
      </w:r>
    </w:p>
    <w:p w:rsidR="00D60CFA" w:rsidRDefault="00D60CFA" w:rsidP="000D7767">
      <w:pPr>
        <w:pStyle w:val="ListParagraph"/>
        <w:numPr>
          <w:ilvl w:val="0"/>
          <w:numId w:val="33"/>
        </w:numPr>
      </w:pPr>
      <w:r>
        <w:t>Drag and drop a Question</w:t>
      </w:r>
    </w:p>
    <w:p w:rsidR="00D60CFA" w:rsidRDefault="00863521" w:rsidP="000D7767">
      <w:pPr>
        <w:pStyle w:val="ListParagraph"/>
        <w:numPr>
          <w:ilvl w:val="0"/>
          <w:numId w:val="33"/>
        </w:numPr>
      </w:pPr>
      <w:r>
        <w:t xml:space="preserve">Press View/Add Tags </w:t>
      </w:r>
    </w:p>
    <w:p w:rsidR="00863521" w:rsidRDefault="00863521" w:rsidP="000D7767">
      <w:pPr>
        <w:pStyle w:val="ListParagraph"/>
        <w:numPr>
          <w:ilvl w:val="0"/>
          <w:numId w:val="33"/>
        </w:numPr>
      </w:pPr>
      <w:r>
        <w:t>Click on blue Book Mark Icon on the left side of the Question</w:t>
      </w:r>
      <w:r w:rsidR="00DB0D04" w:rsidRPr="00DB0D04">
        <w:rPr>
          <w:noProof/>
        </w:rPr>
        <w:drawing>
          <wp:inline distT="0" distB="0" distL="0" distR="0">
            <wp:extent cx="247650" cy="333375"/>
            <wp:effectExtent l="19050" t="0" r="0" b="0"/>
            <wp:docPr id="43" name="Picture 20" descr="D:\Tahira downloads\14-11-2012\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ahira downloads\14-11-2012\tag.jpg"/>
                    <pic:cNvPicPr>
                      <a:picLocks noChangeAspect="1" noChangeArrowheads="1"/>
                    </pic:cNvPicPr>
                  </pic:nvPicPr>
                  <pic:blipFill>
                    <a:blip r:embed="rId31" cstate="print"/>
                    <a:srcRect/>
                    <a:stretch>
                      <a:fillRect/>
                    </a:stretch>
                  </pic:blipFill>
                  <pic:spPr bwMode="auto">
                    <a:xfrm>
                      <a:off x="0" y="0"/>
                      <a:ext cx="247650" cy="333375"/>
                    </a:xfrm>
                    <a:prstGeom prst="rect">
                      <a:avLst/>
                    </a:prstGeom>
                    <a:noFill/>
                    <a:ln w="9525">
                      <a:noFill/>
                      <a:miter lim="800000"/>
                      <a:headEnd/>
                      <a:tailEnd/>
                    </a:ln>
                  </pic:spPr>
                </pic:pic>
              </a:graphicData>
            </a:graphic>
          </wp:inline>
        </w:drawing>
      </w:r>
    </w:p>
    <w:p w:rsidR="00863521" w:rsidRDefault="00863521" w:rsidP="000D7767">
      <w:pPr>
        <w:pStyle w:val="ListParagraph"/>
        <w:numPr>
          <w:ilvl w:val="0"/>
          <w:numId w:val="33"/>
        </w:numPr>
      </w:pPr>
      <w:r>
        <w:t xml:space="preserve">Add Tag </w:t>
      </w:r>
    </w:p>
    <w:p w:rsidR="00863521" w:rsidRPr="00D60CFA" w:rsidRDefault="00863521" w:rsidP="000D7767">
      <w:pPr>
        <w:pStyle w:val="ListParagraph"/>
        <w:numPr>
          <w:ilvl w:val="0"/>
          <w:numId w:val="33"/>
        </w:numPr>
      </w:pPr>
      <w:r>
        <w:t>Press Submit Query</w:t>
      </w:r>
    </w:p>
    <w:p w:rsidR="008B1FCE" w:rsidRDefault="008B1FCE" w:rsidP="008B1FCE">
      <w:pPr>
        <w:pStyle w:val="Heading3"/>
      </w:pPr>
      <w:r>
        <w:t xml:space="preserve"> </w:t>
      </w:r>
      <w:bookmarkStart w:id="47" w:name="_Toc344810174"/>
      <w:r>
        <w:t>Tag Section</w:t>
      </w:r>
      <w:bookmarkEnd w:id="47"/>
    </w:p>
    <w:p w:rsidR="003B1C2B" w:rsidRDefault="00195756" w:rsidP="003B1C2B">
      <w:pPr>
        <w:ind w:left="2160"/>
        <w:rPr>
          <w:i/>
        </w:rPr>
      </w:pPr>
      <w:r>
        <w:rPr>
          <w:i/>
        </w:rPr>
        <w:t xml:space="preserve">   Follow</w:t>
      </w:r>
      <w:r w:rsidR="003B1C2B" w:rsidRPr="00500695">
        <w:rPr>
          <w:i/>
        </w:rPr>
        <w:t xml:space="preserve"> these steps to </w:t>
      </w:r>
      <w:r w:rsidR="003B1C2B">
        <w:rPr>
          <w:i/>
        </w:rPr>
        <w:t>Tag a Section of Assessment</w:t>
      </w:r>
    </w:p>
    <w:p w:rsidR="003B1C2B" w:rsidRDefault="003B1C2B" w:rsidP="000D7767">
      <w:pPr>
        <w:pStyle w:val="ListParagraph"/>
        <w:numPr>
          <w:ilvl w:val="0"/>
          <w:numId w:val="33"/>
        </w:numPr>
      </w:pPr>
      <w:r>
        <w:t>Start a new Assessment</w:t>
      </w:r>
    </w:p>
    <w:p w:rsidR="003B1C2B" w:rsidRDefault="003B1C2B" w:rsidP="000D7767">
      <w:pPr>
        <w:pStyle w:val="ListParagraph"/>
        <w:numPr>
          <w:ilvl w:val="0"/>
          <w:numId w:val="33"/>
        </w:numPr>
      </w:pPr>
      <w:r>
        <w:t xml:space="preserve">Press View/Add Tags </w:t>
      </w:r>
    </w:p>
    <w:p w:rsidR="003B1C2B" w:rsidRDefault="00A637D4" w:rsidP="000D7767">
      <w:pPr>
        <w:pStyle w:val="ListParagraph"/>
        <w:numPr>
          <w:ilvl w:val="0"/>
          <w:numId w:val="33"/>
        </w:numPr>
      </w:pPr>
      <w:r>
        <w:t xml:space="preserve">Click tag icon </w:t>
      </w:r>
      <w:r w:rsidR="003B1C2B">
        <w:t>on the left side of the Section Name</w:t>
      </w:r>
      <w:r w:rsidR="00DB0D04">
        <w:rPr>
          <w:noProof/>
        </w:rPr>
        <w:drawing>
          <wp:inline distT="0" distB="0" distL="0" distR="0">
            <wp:extent cx="247650" cy="333375"/>
            <wp:effectExtent l="19050" t="0" r="0" b="0"/>
            <wp:docPr id="41" name="Picture 20" descr="D:\Tahira downloads\14-11-2012\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ahira downloads\14-11-2012\tag.jpg"/>
                    <pic:cNvPicPr>
                      <a:picLocks noChangeAspect="1" noChangeArrowheads="1"/>
                    </pic:cNvPicPr>
                  </pic:nvPicPr>
                  <pic:blipFill>
                    <a:blip r:embed="rId31" cstate="print"/>
                    <a:srcRect/>
                    <a:stretch>
                      <a:fillRect/>
                    </a:stretch>
                  </pic:blipFill>
                  <pic:spPr bwMode="auto">
                    <a:xfrm>
                      <a:off x="0" y="0"/>
                      <a:ext cx="247650" cy="333375"/>
                    </a:xfrm>
                    <a:prstGeom prst="rect">
                      <a:avLst/>
                    </a:prstGeom>
                    <a:noFill/>
                    <a:ln w="9525">
                      <a:noFill/>
                      <a:miter lim="800000"/>
                      <a:headEnd/>
                      <a:tailEnd/>
                    </a:ln>
                  </pic:spPr>
                </pic:pic>
              </a:graphicData>
            </a:graphic>
          </wp:inline>
        </w:drawing>
      </w:r>
    </w:p>
    <w:p w:rsidR="003B1C2B" w:rsidRDefault="003B1C2B" w:rsidP="000D7767">
      <w:pPr>
        <w:pStyle w:val="ListParagraph"/>
        <w:numPr>
          <w:ilvl w:val="0"/>
          <w:numId w:val="33"/>
        </w:numPr>
      </w:pPr>
      <w:r>
        <w:t xml:space="preserve">Add Tag </w:t>
      </w:r>
    </w:p>
    <w:p w:rsidR="003B1C2B" w:rsidRPr="00D60CFA" w:rsidRDefault="003B1C2B" w:rsidP="000D7767">
      <w:pPr>
        <w:pStyle w:val="ListParagraph"/>
        <w:numPr>
          <w:ilvl w:val="0"/>
          <w:numId w:val="33"/>
        </w:numPr>
      </w:pPr>
      <w:r>
        <w:t>Press Submit Query</w:t>
      </w:r>
    </w:p>
    <w:p w:rsidR="00DC21D5" w:rsidRDefault="00DC21D5" w:rsidP="00DC21D5">
      <w:pPr>
        <w:pStyle w:val="Heading3"/>
      </w:pPr>
      <w:bookmarkStart w:id="48" w:name="_Toc344810175"/>
      <w:r>
        <w:t>Tag Assessment</w:t>
      </w:r>
      <w:r w:rsidR="00D60CFA">
        <w:t xml:space="preserve"> (form)</w:t>
      </w:r>
      <w:bookmarkEnd w:id="48"/>
    </w:p>
    <w:p w:rsidR="003B1C2B" w:rsidRDefault="00195756" w:rsidP="003B1C2B">
      <w:pPr>
        <w:ind w:left="2160"/>
        <w:rPr>
          <w:i/>
        </w:rPr>
      </w:pPr>
      <w:r>
        <w:rPr>
          <w:i/>
        </w:rPr>
        <w:t xml:space="preserve"> </w:t>
      </w:r>
      <w:r w:rsidR="003B1C2B" w:rsidRPr="00500695">
        <w:rPr>
          <w:i/>
        </w:rPr>
        <w:t xml:space="preserve"> </w:t>
      </w:r>
      <w:r>
        <w:rPr>
          <w:i/>
        </w:rPr>
        <w:t xml:space="preserve"> Follow</w:t>
      </w:r>
      <w:r w:rsidR="003B1C2B" w:rsidRPr="00500695">
        <w:rPr>
          <w:i/>
        </w:rPr>
        <w:t xml:space="preserve"> these steps to </w:t>
      </w:r>
      <w:r w:rsidR="004054F5">
        <w:rPr>
          <w:i/>
        </w:rPr>
        <w:t xml:space="preserve">Tag </w:t>
      </w:r>
      <w:r w:rsidR="007E4DDC">
        <w:rPr>
          <w:i/>
        </w:rPr>
        <w:t xml:space="preserve">an </w:t>
      </w:r>
      <w:r w:rsidR="003B1C2B">
        <w:rPr>
          <w:i/>
        </w:rPr>
        <w:t>Assessment</w:t>
      </w:r>
    </w:p>
    <w:p w:rsidR="003B1C2B" w:rsidRDefault="003B1C2B" w:rsidP="000D7767">
      <w:pPr>
        <w:pStyle w:val="ListParagraph"/>
        <w:numPr>
          <w:ilvl w:val="0"/>
          <w:numId w:val="33"/>
        </w:numPr>
      </w:pPr>
      <w:r>
        <w:t>Start a new Assessment</w:t>
      </w:r>
    </w:p>
    <w:p w:rsidR="003B1C2B" w:rsidRDefault="003B1C2B" w:rsidP="000D7767">
      <w:pPr>
        <w:pStyle w:val="ListParagraph"/>
        <w:numPr>
          <w:ilvl w:val="0"/>
          <w:numId w:val="33"/>
        </w:numPr>
      </w:pPr>
      <w:r>
        <w:t xml:space="preserve">Press View/Add Tags </w:t>
      </w:r>
    </w:p>
    <w:p w:rsidR="003B1C2B" w:rsidRDefault="003B1C2B" w:rsidP="000D7767">
      <w:pPr>
        <w:pStyle w:val="ListParagraph"/>
        <w:numPr>
          <w:ilvl w:val="0"/>
          <w:numId w:val="33"/>
        </w:numPr>
      </w:pPr>
      <w:r>
        <w:t xml:space="preserve">Click on </w:t>
      </w:r>
      <w:r w:rsidR="00DB0D04">
        <w:t xml:space="preserve">tag at the </w:t>
      </w:r>
      <w:r>
        <w:t xml:space="preserve">left side of the </w:t>
      </w:r>
      <w:r w:rsidR="004054F5">
        <w:t>Assessment</w:t>
      </w:r>
      <w:r>
        <w:t xml:space="preserve"> Name</w:t>
      </w:r>
      <w:r w:rsidR="00A637D4" w:rsidRPr="00A637D4">
        <w:rPr>
          <w:noProof/>
        </w:rPr>
        <w:drawing>
          <wp:inline distT="0" distB="0" distL="0" distR="0">
            <wp:extent cx="247650" cy="333375"/>
            <wp:effectExtent l="19050" t="0" r="0" b="0"/>
            <wp:docPr id="44" name="Picture 20" descr="D:\Tahira downloads\14-11-2012\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ahira downloads\14-11-2012\tag.jpg"/>
                    <pic:cNvPicPr>
                      <a:picLocks noChangeAspect="1" noChangeArrowheads="1"/>
                    </pic:cNvPicPr>
                  </pic:nvPicPr>
                  <pic:blipFill>
                    <a:blip r:embed="rId31" cstate="print"/>
                    <a:srcRect/>
                    <a:stretch>
                      <a:fillRect/>
                    </a:stretch>
                  </pic:blipFill>
                  <pic:spPr bwMode="auto">
                    <a:xfrm>
                      <a:off x="0" y="0"/>
                      <a:ext cx="247650" cy="333375"/>
                    </a:xfrm>
                    <a:prstGeom prst="rect">
                      <a:avLst/>
                    </a:prstGeom>
                    <a:noFill/>
                    <a:ln w="9525">
                      <a:noFill/>
                      <a:miter lim="800000"/>
                      <a:headEnd/>
                      <a:tailEnd/>
                    </a:ln>
                  </pic:spPr>
                </pic:pic>
              </a:graphicData>
            </a:graphic>
          </wp:inline>
        </w:drawing>
      </w:r>
    </w:p>
    <w:p w:rsidR="003B1C2B" w:rsidRDefault="003B1C2B" w:rsidP="000D7767">
      <w:pPr>
        <w:pStyle w:val="ListParagraph"/>
        <w:numPr>
          <w:ilvl w:val="0"/>
          <w:numId w:val="33"/>
        </w:numPr>
      </w:pPr>
      <w:r>
        <w:t xml:space="preserve">Add Tag </w:t>
      </w:r>
    </w:p>
    <w:p w:rsidR="003B1C2B" w:rsidRPr="00D60CFA" w:rsidRDefault="003B1C2B" w:rsidP="000D7767">
      <w:pPr>
        <w:pStyle w:val="ListParagraph"/>
        <w:numPr>
          <w:ilvl w:val="0"/>
          <w:numId w:val="33"/>
        </w:numPr>
      </w:pPr>
      <w:r>
        <w:t>Press Submit Query</w:t>
      </w:r>
    </w:p>
    <w:p w:rsidR="00461772" w:rsidRDefault="00461772" w:rsidP="00DF24E7">
      <w:pPr>
        <w:pStyle w:val="Heading2"/>
        <w:numPr>
          <w:ilvl w:val="0"/>
          <w:numId w:val="2"/>
        </w:numPr>
      </w:pPr>
      <w:bookmarkStart w:id="49" w:name="_Toc344810176"/>
      <w:r>
        <w:t>Apply Rules and Logics</w:t>
      </w:r>
      <w:bookmarkEnd w:id="49"/>
    </w:p>
    <w:p w:rsidR="00BB4B2D" w:rsidRDefault="002B19DC" w:rsidP="003B55A6">
      <w:pPr>
        <w:spacing w:after="0"/>
        <w:ind w:left="1440" w:firstLine="2880"/>
        <w:jc w:val="both"/>
      </w:pPr>
      <w:r>
        <w:t>Rules and logic could be used when there are different paths according to end-user’s input in the previous Question.</w:t>
      </w:r>
      <w:r w:rsidR="008C51F3">
        <w:t xml:space="preserve"> </w:t>
      </w:r>
      <w:r w:rsidR="008C51F3" w:rsidRPr="003B55A6">
        <w:rPr>
          <w:b/>
        </w:rPr>
        <w:t>For Example</w:t>
      </w:r>
      <w:r w:rsidR="00AF0C73">
        <w:t xml:space="preserve"> for a Questio</w:t>
      </w:r>
      <w:r w:rsidR="003B55A6">
        <w:t>n A of yes/no type rules and logic could be applied as</w:t>
      </w:r>
      <w:r w:rsidR="00195756">
        <w:t>,</w:t>
      </w:r>
      <w:r w:rsidR="008C51F3">
        <w:t xml:space="preserve"> if yes go to the question C if no go to the question D.   </w:t>
      </w:r>
      <w:r w:rsidR="00136FAB">
        <w:t xml:space="preserve"> </w:t>
      </w:r>
      <w:r>
        <w:t xml:space="preserve"> </w:t>
      </w:r>
    </w:p>
    <w:p w:rsidR="000B2052" w:rsidRPr="00BB4B2D" w:rsidRDefault="000B2052" w:rsidP="000B2052">
      <w:pPr>
        <w:spacing w:after="0"/>
        <w:ind w:left="90"/>
        <w:jc w:val="both"/>
      </w:pPr>
      <w:r>
        <w:rPr>
          <w:noProof/>
        </w:rPr>
        <w:drawing>
          <wp:inline distT="0" distB="0" distL="0" distR="0">
            <wp:extent cx="6007100" cy="2105127"/>
            <wp:effectExtent l="19050" t="0" r="0" b="0"/>
            <wp:docPr id="45" name="Picture 22" descr="D:\Tahira downloads\14-11-2012\Rules and Lo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ahira downloads\14-11-2012\Rules and Logic.jpg"/>
                    <pic:cNvPicPr>
                      <a:picLocks noChangeAspect="1" noChangeArrowheads="1"/>
                    </pic:cNvPicPr>
                  </pic:nvPicPr>
                  <pic:blipFill>
                    <a:blip r:embed="rId32" cstate="print"/>
                    <a:srcRect/>
                    <a:stretch>
                      <a:fillRect/>
                    </a:stretch>
                  </pic:blipFill>
                  <pic:spPr bwMode="auto">
                    <a:xfrm>
                      <a:off x="0" y="0"/>
                      <a:ext cx="6007100" cy="2105127"/>
                    </a:xfrm>
                    <a:prstGeom prst="rect">
                      <a:avLst/>
                    </a:prstGeom>
                    <a:noFill/>
                    <a:ln w="9525">
                      <a:noFill/>
                      <a:miter lim="800000"/>
                      <a:headEnd/>
                      <a:tailEnd/>
                    </a:ln>
                  </pic:spPr>
                </pic:pic>
              </a:graphicData>
            </a:graphic>
          </wp:inline>
        </w:drawing>
      </w:r>
    </w:p>
    <w:p w:rsidR="00BB4B2D" w:rsidRDefault="00E35731" w:rsidP="00BB4B2D">
      <w:pPr>
        <w:pStyle w:val="Heading3"/>
        <w:numPr>
          <w:ilvl w:val="2"/>
          <w:numId w:val="6"/>
        </w:numPr>
      </w:pPr>
      <w:bookmarkStart w:id="50" w:name="_Toc344810177"/>
      <w:r>
        <w:t>How to apply Rules and Logic</w:t>
      </w:r>
      <w:bookmarkEnd w:id="50"/>
      <w:r>
        <w:t xml:space="preserve"> </w:t>
      </w:r>
    </w:p>
    <w:p w:rsidR="00CC3DD3" w:rsidRDefault="00195756" w:rsidP="00CC3DD3">
      <w:pPr>
        <w:ind w:left="2160"/>
        <w:rPr>
          <w:i/>
        </w:rPr>
      </w:pPr>
      <w:r>
        <w:rPr>
          <w:i/>
        </w:rPr>
        <w:t xml:space="preserve"> </w:t>
      </w:r>
      <w:r w:rsidR="00CC3DD3" w:rsidRPr="00500695">
        <w:rPr>
          <w:i/>
        </w:rPr>
        <w:t xml:space="preserve"> </w:t>
      </w:r>
      <w:r>
        <w:rPr>
          <w:i/>
        </w:rPr>
        <w:t xml:space="preserve"> Follow</w:t>
      </w:r>
      <w:r w:rsidR="00CC3DD3" w:rsidRPr="00500695">
        <w:rPr>
          <w:i/>
        </w:rPr>
        <w:t xml:space="preserve"> these steps to </w:t>
      </w:r>
      <w:r w:rsidR="00CC3DD3">
        <w:rPr>
          <w:i/>
        </w:rPr>
        <w:t>Apply Rules and Logics on Assessment</w:t>
      </w:r>
    </w:p>
    <w:p w:rsidR="00F94380" w:rsidRDefault="00FA6CD3" w:rsidP="001D1818">
      <w:pPr>
        <w:pStyle w:val="ListParagraph"/>
        <w:numPr>
          <w:ilvl w:val="0"/>
          <w:numId w:val="34"/>
        </w:numPr>
        <w:ind w:left="2610" w:hanging="450"/>
      </w:pPr>
      <w:r>
        <w:t>Start an Assessment</w:t>
      </w:r>
    </w:p>
    <w:p w:rsidR="00FA6CD3" w:rsidRDefault="00FA6CD3" w:rsidP="001D1818">
      <w:pPr>
        <w:pStyle w:val="ListParagraph"/>
        <w:numPr>
          <w:ilvl w:val="0"/>
          <w:numId w:val="34"/>
        </w:numPr>
        <w:ind w:left="2610" w:hanging="450"/>
      </w:pPr>
      <w:r>
        <w:t>Drag and drop Two Question</w:t>
      </w:r>
    </w:p>
    <w:p w:rsidR="00FA6CD3" w:rsidRDefault="00FA6CD3" w:rsidP="001D1818">
      <w:pPr>
        <w:pStyle w:val="ListParagraph"/>
        <w:numPr>
          <w:ilvl w:val="0"/>
          <w:numId w:val="34"/>
        </w:numPr>
        <w:ind w:left="2610" w:hanging="450"/>
      </w:pPr>
      <w:r>
        <w:t>Click Rules and Logic</w:t>
      </w:r>
    </w:p>
    <w:p w:rsidR="00FA6CD3" w:rsidRDefault="00FA6CD3" w:rsidP="001D1818">
      <w:pPr>
        <w:pStyle w:val="ListParagraph"/>
        <w:numPr>
          <w:ilvl w:val="0"/>
          <w:numId w:val="34"/>
        </w:numPr>
        <w:ind w:left="2610" w:hanging="450"/>
      </w:pPr>
      <w:r>
        <w:t xml:space="preserve">Select one question from if drop down </w:t>
      </w:r>
    </w:p>
    <w:p w:rsidR="00FA6CD3" w:rsidRDefault="00FA6CD3" w:rsidP="001D1818">
      <w:pPr>
        <w:pStyle w:val="ListParagraph"/>
        <w:numPr>
          <w:ilvl w:val="0"/>
          <w:numId w:val="34"/>
        </w:numPr>
        <w:ind w:left="2610" w:hanging="450"/>
      </w:pPr>
      <w:r>
        <w:t>Select Condition</w:t>
      </w:r>
    </w:p>
    <w:p w:rsidR="00FA6CD3" w:rsidRDefault="00FA6CD3" w:rsidP="001D1818">
      <w:pPr>
        <w:pStyle w:val="ListParagraph"/>
        <w:numPr>
          <w:ilvl w:val="0"/>
          <w:numId w:val="34"/>
        </w:numPr>
        <w:ind w:left="2610" w:hanging="450"/>
      </w:pPr>
      <w:r>
        <w:t>Select value</w:t>
      </w:r>
    </w:p>
    <w:p w:rsidR="00FA6CD3" w:rsidRDefault="00FA6CD3" w:rsidP="001D1818">
      <w:pPr>
        <w:pStyle w:val="ListParagraph"/>
        <w:numPr>
          <w:ilvl w:val="0"/>
          <w:numId w:val="34"/>
        </w:numPr>
        <w:ind w:left="2610" w:hanging="450"/>
      </w:pPr>
      <w:r>
        <w:t>Select Jump From Then Drop Down</w:t>
      </w:r>
    </w:p>
    <w:p w:rsidR="00D37C38" w:rsidRDefault="00FA6CD3" w:rsidP="001D1818">
      <w:pPr>
        <w:pStyle w:val="ListParagraph"/>
        <w:numPr>
          <w:ilvl w:val="0"/>
          <w:numId w:val="34"/>
        </w:numPr>
        <w:ind w:left="2610" w:hanging="450"/>
      </w:pPr>
      <w:r>
        <w:t xml:space="preserve">Select other Question to jump on </w:t>
      </w:r>
    </w:p>
    <w:p w:rsidR="000D58F9" w:rsidRDefault="000D58F9" w:rsidP="001D1818">
      <w:pPr>
        <w:pStyle w:val="ListParagraph"/>
        <w:numPr>
          <w:ilvl w:val="0"/>
          <w:numId w:val="34"/>
        </w:numPr>
        <w:ind w:left="2610" w:hanging="450"/>
      </w:pPr>
      <w:r>
        <w:t>Press Add new Rule</w:t>
      </w:r>
    </w:p>
    <w:p w:rsidR="000D58F9" w:rsidRDefault="000D58F9" w:rsidP="001D1818">
      <w:pPr>
        <w:pStyle w:val="ListParagraph"/>
        <w:numPr>
          <w:ilvl w:val="0"/>
          <w:numId w:val="34"/>
        </w:numPr>
        <w:ind w:left="2610" w:hanging="450"/>
      </w:pPr>
      <w:r>
        <w:t>Press Save</w:t>
      </w:r>
    </w:p>
    <w:p w:rsidR="00461772" w:rsidRDefault="00D37C38" w:rsidP="00DF24E7">
      <w:pPr>
        <w:pStyle w:val="Heading2"/>
        <w:numPr>
          <w:ilvl w:val="0"/>
          <w:numId w:val="2"/>
        </w:numPr>
      </w:pPr>
      <w:bookmarkStart w:id="51" w:name="_Toc344810178"/>
      <w:r>
        <w:t>M</w:t>
      </w:r>
      <w:r w:rsidR="00461772">
        <w:t>ark your Assessment a Template</w:t>
      </w:r>
      <w:bookmarkEnd w:id="51"/>
    </w:p>
    <w:p w:rsidR="00CA1CFA" w:rsidRDefault="00CA1CFA" w:rsidP="00CA1CFA">
      <w:pPr>
        <w:pStyle w:val="ListParagraph"/>
        <w:ind w:left="1440"/>
        <w:jc w:val="both"/>
      </w:pPr>
      <w:r>
        <w:t xml:space="preserve">                                                                                         </w:t>
      </w:r>
      <w:r w:rsidR="00D356F1">
        <w:t>GoAssess</w:t>
      </w:r>
      <w:r>
        <w:t xml:space="preserve"> lets you optionally use questions from templates and past assessments to quickly build a relevant and effective assessment. To use questions from past assessments conducted by your own organization as wel</w:t>
      </w:r>
      <w:r w:rsidR="00B4408E">
        <w:t>l as other Organizations</w:t>
      </w:r>
      <w:r>
        <w:t>, simply add an existing question using an intuitive user interface for finding relevant questions.</w:t>
      </w:r>
    </w:p>
    <w:p w:rsidR="000B2052" w:rsidRPr="004B0D22" w:rsidRDefault="000B2052" w:rsidP="000B2052">
      <w:pPr>
        <w:pStyle w:val="ListParagraph"/>
        <w:ind w:left="90"/>
        <w:jc w:val="both"/>
      </w:pPr>
      <w:r>
        <w:rPr>
          <w:noProof/>
        </w:rPr>
        <w:drawing>
          <wp:inline distT="0" distB="0" distL="0" distR="0">
            <wp:extent cx="6007100" cy="4805680"/>
            <wp:effectExtent l="19050" t="0" r="0" b="0"/>
            <wp:docPr id="46" name="Picture 23" descr="D:\Tahira downloads\14-11-2012\mark as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Tahira downloads\14-11-2012\mark as template.jpg"/>
                    <pic:cNvPicPr>
                      <a:picLocks noChangeAspect="1" noChangeArrowheads="1"/>
                    </pic:cNvPicPr>
                  </pic:nvPicPr>
                  <pic:blipFill>
                    <a:blip r:embed="rId33"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6D10A0" w:rsidRDefault="003A5F66" w:rsidP="00DF24E7">
      <w:pPr>
        <w:pStyle w:val="Heading3"/>
        <w:numPr>
          <w:ilvl w:val="2"/>
          <w:numId w:val="7"/>
        </w:numPr>
      </w:pPr>
      <w:bookmarkStart w:id="52" w:name="_Toc344810179"/>
      <w:r>
        <w:t>How to Mark Assessment a Template</w:t>
      </w:r>
      <w:bookmarkEnd w:id="52"/>
    </w:p>
    <w:p w:rsidR="00F0457D" w:rsidRPr="00F0457D" w:rsidRDefault="00F0457D" w:rsidP="00F0457D">
      <w:pPr>
        <w:jc w:val="center"/>
      </w:pPr>
      <w:r>
        <w:rPr>
          <w:noProof/>
        </w:rPr>
        <w:drawing>
          <wp:inline distT="0" distB="0" distL="0" distR="0">
            <wp:extent cx="3838575" cy="1943100"/>
            <wp:effectExtent l="19050" t="0" r="9525" b="0"/>
            <wp:docPr id="47" name="Picture 24" descr="D:\Tahira downloads\14-11-2012\Save as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ahira downloads\14-11-2012\Save as Template.jpg"/>
                    <pic:cNvPicPr>
                      <a:picLocks noChangeAspect="1" noChangeArrowheads="1"/>
                    </pic:cNvPicPr>
                  </pic:nvPicPr>
                  <pic:blipFill>
                    <a:blip r:embed="rId34" cstate="print"/>
                    <a:srcRect/>
                    <a:stretch>
                      <a:fillRect/>
                    </a:stretch>
                  </pic:blipFill>
                  <pic:spPr bwMode="auto">
                    <a:xfrm>
                      <a:off x="0" y="0"/>
                      <a:ext cx="3838575" cy="1943100"/>
                    </a:xfrm>
                    <a:prstGeom prst="rect">
                      <a:avLst/>
                    </a:prstGeom>
                    <a:noFill/>
                    <a:ln w="9525">
                      <a:noFill/>
                      <a:miter lim="800000"/>
                      <a:headEnd/>
                      <a:tailEnd/>
                    </a:ln>
                  </pic:spPr>
                </pic:pic>
              </a:graphicData>
            </a:graphic>
          </wp:inline>
        </w:drawing>
      </w:r>
    </w:p>
    <w:p w:rsidR="00FE0BDD" w:rsidRDefault="00195756" w:rsidP="00FE0BDD">
      <w:pPr>
        <w:ind w:left="2160"/>
        <w:rPr>
          <w:i/>
        </w:rPr>
      </w:pPr>
      <w:r>
        <w:rPr>
          <w:i/>
        </w:rPr>
        <w:t xml:space="preserve"> </w:t>
      </w:r>
      <w:r w:rsidR="00FE0BDD" w:rsidRPr="00500695">
        <w:rPr>
          <w:i/>
        </w:rPr>
        <w:t xml:space="preserve"> </w:t>
      </w:r>
      <w:r>
        <w:rPr>
          <w:i/>
        </w:rPr>
        <w:t xml:space="preserve"> Follow</w:t>
      </w:r>
      <w:r w:rsidR="00FE0BDD" w:rsidRPr="00500695">
        <w:rPr>
          <w:i/>
        </w:rPr>
        <w:t xml:space="preserve"> these steps to </w:t>
      </w:r>
      <w:r w:rsidR="00A0274A">
        <w:rPr>
          <w:i/>
        </w:rPr>
        <w:t xml:space="preserve">Mark </w:t>
      </w:r>
      <w:r w:rsidR="00FE0BDD">
        <w:rPr>
          <w:i/>
        </w:rPr>
        <w:t>Assessment</w:t>
      </w:r>
      <w:r w:rsidR="00A0274A">
        <w:rPr>
          <w:i/>
        </w:rPr>
        <w:t xml:space="preserve"> as Template</w:t>
      </w:r>
    </w:p>
    <w:p w:rsidR="00FE0BDD" w:rsidRDefault="00FE0BDD" w:rsidP="001D1818">
      <w:pPr>
        <w:pStyle w:val="ListParagraph"/>
        <w:numPr>
          <w:ilvl w:val="0"/>
          <w:numId w:val="34"/>
        </w:numPr>
        <w:ind w:left="2610" w:hanging="450"/>
      </w:pPr>
      <w:r>
        <w:t>Start an Assessment</w:t>
      </w:r>
    </w:p>
    <w:p w:rsidR="00FE0BDD" w:rsidRDefault="00FE0BDD" w:rsidP="001D1818">
      <w:pPr>
        <w:pStyle w:val="ListParagraph"/>
        <w:numPr>
          <w:ilvl w:val="0"/>
          <w:numId w:val="34"/>
        </w:numPr>
        <w:ind w:left="2610" w:hanging="450"/>
      </w:pPr>
      <w:r>
        <w:t>Drag and drop Questions</w:t>
      </w:r>
    </w:p>
    <w:p w:rsidR="004224BD" w:rsidRDefault="004224BD" w:rsidP="001D1818">
      <w:pPr>
        <w:pStyle w:val="ListParagraph"/>
        <w:numPr>
          <w:ilvl w:val="0"/>
          <w:numId w:val="34"/>
        </w:numPr>
        <w:ind w:left="2610" w:hanging="450"/>
      </w:pPr>
      <w:r>
        <w:t>Click Mark As Template</w:t>
      </w:r>
    </w:p>
    <w:p w:rsidR="004224BD" w:rsidRDefault="004224BD" w:rsidP="001D1818">
      <w:pPr>
        <w:pStyle w:val="ListParagraph"/>
        <w:numPr>
          <w:ilvl w:val="0"/>
          <w:numId w:val="34"/>
        </w:numPr>
        <w:ind w:left="2610" w:hanging="450"/>
      </w:pPr>
      <w:r>
        <w:t>Enter its Name</w:t>
      </w:r>
    </w:p>
    <w:p w:rsidR="004224BD" w:rsidRDefault="004224BD" w:rsidP="001D1818">
      <w:pPr>
        <w:pStyle w:val="ListParagraph"/>
        <w:numPr>
          <w:ilvl w:val="0"/>
          <w:numId w:val="34"/>
        </w:numPr>
        <w:ind w:left="2610" w:hanging="450"/>
      </w:pPr>
      <w:r>
        <w:t>Enter its Category</w:t>
      </w:r>
    </w:p>
    <w:p w:rsidR="00FE0BDD" w:rsidRDefault="00FE0BDD" w:rsidP="001D1818">
      <w:pPr>
        <w:pStyle w:val="ListParagraph"/>
        <w:numPr>
          <w:ilvl w:val="0"/>
          <w:numId w:val="34"/>
        </w:numPr>
        <w:ind w:left="2610" w:hanging="450"/>
      </w:pPr>
      <w:r>
        <w:t>Press Save</w:t>
      </w:r>
      <w:r w:rsidR="004224BD">
        <w:t xml:space="preserve"> </w:t>
      </w:r>
    </w:p>
    <w:p w:rsidR="00BC0E4E" w:rsidRDefault="00616E24" w:rsidP="00DF24E7">
      <w:pPr>
        <w:pStyle w:val="Heading2"/>
        <w:numPr>
          <w:ilvl w:val="0"/>
          <w:numId w:val="2"/>
        </w:numPr>
      </w:pPr>
      <w:r>
        <w:t xml:space="preserve"> </w:t>
      </w:r>
      <w:bookmarkStart w:id="53" w:name="_Toc344810180"/>
      <w:r w:rsidR="00BC0E4E">
        <w:t xml:space="preserve">Save </w:t>
      </w:r>
      <w:r w:rsidR="00367F7C">
        <w:t xml:space="preserve">the </w:t>
      </w:r>
      <w:r w:rsidR="00BC0E4E">
        <w:t>Assessment</w:t>
      </w:r>
      <w:bookmarkEnd w:id="53"/>
    </w:p>
    <w:p w:rsidR="00236ADA" w:rsidRPr="00236ADA" w:rsidRDefault="00236ADA" w:rsidP="00236ADA">
      <w:pPr>
        <w:tabs>
          <w:tab w:val="left" w:pos="1080"/>
        </w:tabs>
        <w:ind w:left="1530" w:hanging="810"/>
      </w:pPr>
      <w:r>
        <w:t xml:space="preserve"> </w:t>
      </w:r>
      <w:r>
        <w:tab/>
      </w:r>
      <w:r>
        <w:tab/>
      </w:r>
      <w:r>
        <w:tab/>
      </w:r>
      <w:r>
        <w:tab/>
      </w:r>
      <w:r>
        <w:tab/>
        <w:t xml:space="preserve">Assessment could be saved </w:t>
      </w:r>
      <w:r w:rsidR="008036CA">
        <w:t xml:space="preserve">for further </w:t>
      </w:r>
      <w:r>
        <w:t>collaboration</w:t>
      </w:r>
      <w:r w:rsidR="008036CA">
        <w:t xml:space="preserve">, for more </w:t>
      </w:r>
      <w:r w:rsidR="00367F7C">
        <w:t>enhancements</w:t>
      </w:r>
      <w:r w:rsidR="008036CA">
        <w:t xml:space="preserve"> and also for more work.</w:t>
      </w:r>
    </w:p>
    <w:p w:rsidR="003A5F66" w:rsidRDefault="003A5F66" w:rsidP="003A5F66">
      <w:pPr>
        <w:pStyle w:val="Heading3"/>
      </w:pPr>
      <w:bookmarkStart w:id="54" w:name="_Toc344810181"/>
      <w:r>
        <w:t>How to Save Assessment</w:t>
      </w:r>
      <w:bookmarkEnd w:id="54"/>
    </w:p>
    <w:p w:rsidR="00A0274A" w:rsidRDefault="00195756" w:rsidP="00B06C4F">
      <w:pPr>
        <w:ind w:left="2160"/>
        <w:rPr>
          <w:i/>
        </w:rPr>
      </w:pPr>
      <w:r>
        <w:rPr>
          <w:i/>
        </w:rPr>
        <w:t xml:space="preserve"> </w:t>
      </w:r>
      <w:r w:rsidR="00A0274A" w:rsidRPr="00500695">
        <w:rPr>
          <w:i/>
        </w:rPr>
        <w:t xml:space="preserve"> </w:t>
      </w:r>
      <w:r>
        <w:rPr>
          <w:i/>
        </w:rPr>
        <w:t xml:space="preserve"> Follow</w:t>
      </w:r>
      <w:r w:rsidR="00A0274A" w:rsidRPr="00500695">
        <w:rPr>
          <w:i/>
        </w:rPr>
        <w:t xml:space="preserve"> these steps to </w:t>
      </w:r>
      <w:r w:rsidR="00526251">
        <w:rPr>
          <w:i/>
        </w:rPr>
        <w:t>Save Assessment</w:t>
      </w:r>
    </w:p>
    <w:p w:rsidR="00A0274A" w:rsidRDefault="00A0274A" w:rsidP="001D1818">
      <w:pPr>
        <w:pStyle w:val="ListParagraph"/>
        <w:numPr>
          <w:ilvl w:val="0"/>
          <w:numId w:val="34"/>
        </w:numPr>
        <w:ind w:left="2610" w:hanging="450"/>
      </w:pPr>
      <w:r>
        <w:t>Start an Assessment</w:t>
      </w:r>
    </w:p>
    <w:p w:rsidR="00A0274A" w:rsidRDefault="00A0274A" w:rsidP="001D1818">
      <w:pPr>
        <w:pStyle w:val="ListParagraph"/>
        <w:numPr>
          <w:ilvl w:val="0"/>
          <w:numId w:val="34"/>
        </w:numPr>
        <w:ind w:left="2610" w:hanging="450"/>
      </w:pPr>
      <w:r>
        <w:t>Drag and drop Questions</w:t>
      </w:r>
    </w:p>
    <w:p w:rsidR="00A0274A" w:rsidRDefault="00A0274A" w:rsidP="001D1818">
      <w:pPr>
        <w:pStyle w:val="ListParagraph"/>
        <w:numPr>
          <w:ilvl w:val="0"/>
          <w:numId w:val="34"/>
        </w:numPr>
        <w:ind w:left="2610" w:hanging="450"/>
      </w:pPr>
      <w:r>
        <w:t xml:space="preserve">Click </w:t>
      </w:r>
      <w:r w:rsidR="004224BD">
        <w:t>Save/Close</w:t>
      </w:r>
    </w:p>
    <w:p w:rsidR="00A0274A" w:rsidRDefault="00A0274A" w:rsidP="001D1818">
      <w:pPr>
        <w:pStyle w:val="ListParagraph"/>
        <w:numPr>
          <w:ilvl w:val="0"/>
          <w:numId w:val="34"/>
        </w:numPr>
        <w:ind w:left="2610" w:hanging="450"/>
      </w:pPr>
      <w:r>
        <w:t>Enter its Name</w:t>
      </w:r>
    </w:p>
    <w:p w:rsidR="004224BD" w:rsidRDefault="004224BD" w:rsidP="001D1818">
      <w:pPr>
        <w:pStyle w:val="ListParagraph"/>
        <w:numPr>
          <w:ilvl w:val="0"/>
          <w:numId w:val="34"/>
        </w:numPr>
        <w:ind w:left="2610" w:hanging="450"/>
      </w:pPr>
      <w:r>
        <w:t>Click Save/Close</w:t>
      </w:r>
    </w:p>
    <w:p w:rsidR="004224BD" w:rsidRDefault="004224BD" w:rsidP="001D1818">
      <w:pPr>
        <w:pStyle w:val="ListParagraph"/>
        <w:numPr>
          <w:ilvl w:val="0"/>
          <w:numId w:val="34"/>
        </w:numPr>
        <w:ind w:left="2610" w:hanging="450"/>
      </w:pPr>
      <w:r>
        <w:t>Press Save or Discard if you don’t want to save it.</w:t>
      </w:r>
    </w:p>
    <w:p w:rsidR="000F0328" w:rsidRDefault="000F0328" w:rsidP="00DF24E7">
      <w:pPr>
        <w:pStyle w:val="Heading2"/>
        <w:numPr>
          <w:ilvl w:val="0"/>
          <w:numId w:val="2"/>
        </w:numPr>
      </w:pPr>
      <w:bookmarkStart w:id="55" w:name="_Toc344810182"/>
      <w:r>
        <w:t>Edit Saved Assessment</w:t>
      </w:r>
      <w:bookmarkEnd w:id="55"/>
    </w:p>
    <w:p w:rsidR="00D24C6A" w:rsidRDefault="004661F2" w:rsidP="00367F7C">
      <w:pPr>
        <w:ind w:left="720" w:firstLine="720"/>
        <w:rPr>
          <w:i/>
        </w:rPr>
      </w:pPr>
      <w:r>
        <w:rPr>
          <w:i/>
        </w:rPr>
        <w:t xml:space="preserve">Once an </w:t>
      </w:r>
      <w:r w:rsidR="00195756">
        <w:rPr>
          <w:i/>
        </w:rPr>
        <w:t>a</w:t>
      </w:r>
      <w:r w:rsidR="00D24C6A">
        <w:rPr>
          <w:i/>
        </w:rPr>
        <w:t>ssessment</w:t>
      </w:r>
      <w:r>
        <w:rPr>
          <w:i/>
        </w:rPr>
        <w:t xml:space="preserve"> is saved</w:t>
      </w:r>
      <w:r w:rsidR="00195756">
        <w:rPr>
          <w:i/>
        </w:rPr>
        <w:t xml:space="preserve"> follow</w:t>
      </w:r>
      <w:r w:rsidR="00D24C6A" w:rsidRPr="00500695">
        <w:rPr>
          <w:i/>
        </w:rPr>
        <w:t xml:space="preserve"> these steps to </w:t>
      </w:r>
      <w:r w:rsidR="00195756">
        <w:rPr>
          <w:i/>
        </w:rPr>
        <w:t>edit saved a</w:t>
      </w:r>
      <w:r w:rsidR="00D24C6A">
        <w:rPr>
          <w:i/>
        </w:rPr>
        <w:t>ssessment</w:t>
      </w:r>
    </w:p>
    <w:p w:rsidR="00D24C6A" w:rsidRDefault="00D24C6A" w:rsidP="001D1818">
      <w:pPr>
        <w:pStyle w:val="ListParagraph"/>
        <w:numPr>
          <w:ilvl w:val="0"/>
          <w:numId w:val="34"/>
        </w:numPr>
        <w:ind w:left="2610"/>
      </w:pPr>
      <w:r>
        <w:t xml:space="preserve">Select Collaborate </w:t>
      </w:r>
    </w:p>
    <w:p w:rsidR="00D24C6A" w:rsidRDefault="004661F2" w:rsidP="001D1818">
      <w:pPr>
        <w:pStyle w:val="ListParagraph"/>
        <w:numPr>
          <w:ilvl w:val="0"/>
          <w:numId w:val="34"/>
        </w:numPr>
        <w:ind w:left="2610"/>
      </w:pPr>
      <w:r>
        <w:t xml:space="preserve">Select </w:t>
      </w:r>
      <w:r w:rsidR="00D24C6A">
        <w:t>Assessment to view it</w:t>
      </w:r>
    </w:p>
    <w:p w:rsidR="00D24C6A" w:rsidRDefault="00D24C6A" w:rsidP="001D1818">
      <w:pPr>
        <w:pStyle w:val="ListParagraph"/>
        <w:numPr>
          <w:ilvl w:val="0"/>
          <w:numId w:val="34"/>
        </w:numPr>
        <w:ind w:left="2610"/>
      </w:pPr>
      <w:r>
        <w:t>Click Edit(Pencil) button below to Assessment name</w:t>
      </w:r>
    </w:p>
    <w:p w:rsidR="00D24C6A" w:rsidRDefault="00D24C6A" w:rsidP="001D1818">
      <w:pPr>
        <w:pStyle w:val="ListParagraph"/>
        <w:numPr>
          <w:ilvl w:val="0"/>
          <w:numId w:val="34"/>
        </w:numPr>
        <w:ind w:left="2610"/>
      </w:pPr>
      <w:r>
        <w:t>Edit Assessment by adding, Deleting, updating Questions and Sections etc.</w:t>
      </w:r>
    </w:p>
    <w:p w:rsidR="00D24C6A" w:rsidRDefault="00D24C6A" w:rsidP="001D1818">
      <w:pPr>
        <w:pStyle w:val="ListParagraph"/>
        <w:numPr>
          <w:ilvl w:val="0"/>
          <w:numId w:val="34"/>
        </w:numPr>
        <w:ind w:left="2610"/>
      </w:pPr>
      <w:r>
        <w:t>Click Save/Close to save Assessment again.</w:t>
      </w:r>
    </w:p>
    <w:p w:rsidR="00D24C6A" w:rsidRDefault="004661F2" w:rsidP="001D1818">
      <w:pPr>
        <w:pStyle w:val="ListParagraph"/>
        <w:numPr>
          <w:ilvl w:val="0"/>
          <w:numId w:val="34"/>
        </w:numPr>
        <w:ind w:left="2610"/>
      </w:pPr>
      <w:r>
        <w:t>Press Save to save or Discard to discard</w:t>
      </w:r>
      <w:r w:rsidR="00D24C6A">
        <w:t>.</w:t>
      </w:r>
    </w:p>
    <w:p w:rsidR="003A59EE" w:rsidRDefault="003A59EE" w:rsidP="00697188">
      <w:pPr>
        <w:pStyle w:val="Heading1"/>
        <w:numPr>
          <w:ilvl w:val="0"/>
          <w:numId w:val="1"/>
        </w:numPr>
      </w:pPr>
      <w:bookmarkStart w:id="56" w:name="_Toc344810183"/>
      <w:r>
        <w:t>Collaborate with Members</w:t>
      </w:r>
      <w:bookmarkEnd w:id="56"/>
    </w:p>
    <w:p w:rsidR="005927C6" w:rsidRDefault="00A55EBB" w:rsidP="0056162D">
      <w:pPr>
        <w:jc w:val="both"/>
      </w:pPr>
      <w:r>
        <w:t xml:space="preserve">                                                                  </w:t>
      </w:r>
      <w:r w:rsidR="007D6C1D">
        <w:t xml:space="preserve">               </w:t>
      </w:r>
      <w:r w:rsidR="00D356F1">
        <w:t>GoAssess</w:t>
      </w:r>
      <w:r w:rsidR="007D6C1D">
        <w:t xml:space="preserve"> solved</w:t>
      </w:r>
      <w:r>
        <w:t xml:space="preserve"> problems by allowing assessment partners and collaborators to join you right on the assessment draft in </w:t>
      </w:r>
      <w:r w:rsidR="00D356F1">
        <w:t>GoAssess</w:t>
      </w:r>
      <w:r>
        <w:t xml:space="preserve"> and give feedback in one central location: The assessment draft itself. You can easily share draft assessment link with assessment collaborators who can provide suggestions and feedback against each question you’ve drafted. By bringing all parties to the same virtual table, you can finalize an assessment draft in hours instead of weeks!</w:t>
      </w:r>
    </w:p>
    <w:p w:rsidR="00B23CB1" w:rsidRDefault="00DF674D" w:rsidP="0056162D">
      <w:pPr>
        <w:jc w:val="both"/>
      </w:pPr>
      <w:r>
        <w:rPr>
          <w:noProof/>
        </w:rPr>
        <w:drawing>
          <wp:inline distT="0" distB="0" distL="0" distR="0">
            <wp:extent cx="6007100" cy="4805680"/>
            <wp:effectExtent l="19050" t="0" r="0" b="0"/>
            <wp:docPr id="48" name="Picture 25" descr="D:\Tahira downloads\14-11-2012\Collaborate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ahira downloads\14-11-2012\Collaborate settings.jpg"/>
                    <pic:cNvPicPr>
                      <a:picLocks noChangeAspect="1" noChangeArrowheads="1"/>
                    </pic:cNvPicPr>
                  </pic:nvPicPr>
                  <pic:blipFill>
                    <a:blip r:embed="rId35"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4B7EFA" w:rsidRDefault="00012DB2" w:rsidP="006C5CC8">
      <w:pPr>
        <w:pStyle w:val="Heading2"/>
        <w:numPr>
          <w:ilvl w:val="0"/>
          <w:numId w:val="16"/>
        </w:numPr>
        <w:ind w:left="1080" w:firstLine="0"/>
      </w:pPr>
      <w:bookmarkStart w:id="57" w:name="_Toc344810184"/>
      <w:r w:rsidRPr="007823AE">
        <w:t xml:space="preserve">Simple and advanced </w:t>
      </w:r>
      <w:r w:rsidR="004B7EFA" w:rsidRPr="007823AE">
        <w:t>Search Draft Assessment</w:t>
      </w:r>
      <w:bookmarkEnd w:id="57"/>
      <w:r w:rsidR="004B7EFA" w:rsidRPr="007823AE">
        <w:t xml:space="preserve"> </w:t>
      </w:r>
    </w:p>
    <w:p w:rsidR="007823AE" w:rsidRPr="008C6E4C" w:rsidRDefault="007823AE" w:rsidP="007823AE">
      <w:pPr>
        <w:ind w:left="1440"/>
        <w:rPr>
          <w:i/>
        </w:rPr>
      </w:pPr>
      <w:r w:rsidRPr="008C6E4C">
        <w:rPr>
          <w:i/>
        </w:rPr>
        <w:t>Follow these steps to search a draft assessment</w:t>
      </w:r>
    </w:p>
    <w:p w:rsidR="007823AE" w:rsidRDefault="007823AE" w:rsidP="00C324FF">
      <w:pPr>
        <w:pStyle w:val="ListParagraph"/>
        <w:numPr>
          <w:ilvl w:val="0"/>
          <w:numId w:val="51"/>
        </w:numPr>
      </w:pPr>
      <w:r>
        <w:t>Click ‘Collaborate’</w:t>
      </w:r>
    </w:p>
    <w:p w:rsidR="007823AE" w:rsidRDefault="007823AE" w:rsidP="00C324FF">
      <w:pPr>
        <w:pStyle w:val="ListParagraph"/>
        <w:numPr>
          <w:ilvl w:val="0"/>
          <w:numId w:val="51"/>
        </w:numPr>
      </w:pPr>
      <w:r>
        <w:t xml:space="preserve">Enter the name of the assessment in the search bar </w:t>
      </w:r>
    </w:p>
    <w:p w:rsidR="007823AE" w:rsidRPr="007823AE" w:rsidRDefault="007823AE" w:rsidP="00C324FF">
      <w:pPr>
        <w:pStyle w:val="ListParagraph"/>
        <w:numPr>
          <w:ilvl w:val="0"/>
          <w:numId w:val="51"/>
        </w:numPr>
      </w:pPr>
      <w:r>
        <w:t>Press enter</w:t>
      </w:r>
    </w:p>
    <w:p w:rsidR="008C6E4C" w:rsidRDefault="008C6E4C" w:rsidP="007823AE">
      <w:pPr>
        <w:ind w:left="1440"/>
        <w:rPr>
          <w:i/>
        </w:rPr>
      </w:pPr>
    </w:p>
    <w:p w:rsidR="007823AE" w:rsidRPr="008C6E4C" w:rsidRDefault="007823AE" w:rsidP="007823AE">
      <w:pPr>
        <w:ind w:left="1440"/>
        <w:rPr>
          <w:i/>
        </w:rPr>
      </w:pPr>
      <w:r w:rsidRPr="008C6E4C">
        <w:rPr>
          <w:i/>
        </w:rPr>
        <w:t>Follow these steps to search advance a draft assessment</w:t>
      </w:r>
    </w:p>
    <w:p w:rsidR="007823AE" w:rsidRDefault="007823AE" w:rsidP="00C324FF">
      <w:pPr>
        <w:pStyle w:val="ListParagraph"/>
        <w:numPr>
          <w:ilvl w:val="0"/>
          <w:numId w:val="52"/>
        </w:numPr>
      </w:pPr>
      <w:r>
        <w:t>Click ‘Collaborate’</w:t>
      </w:r>
    </w:p>
    <w:p w:rsidR="007823AE" w:rsidRDefault="00447A2A" w:rsidP="00C324FF">
      <w:pPr>
        <w:pStyle w:val="ListParagraph"/>
        <w:numPr>
          <w:ilvl w:val="0"/>
          <w:numId w:val="52"/>
        </w:numPr>
      </w:pPr>
      <w:r>
        <w:t xml:space="preserve">Click </w:t>
      </w:r>
      <w:r w:rsidR="008C6E4C">
        <w:t xml:space="preserve">advance search button </w:t>
      </w:r>
      <w:r w:rsidR="008C6E4C">
        <w:rPr>
          <w:noProof/>
        </w:rPr>
        <w:drawing>
          <wp:inline distT="0" distB="0" distL="0" distR="0">
            <wp:extent cx="247650" cy="276225"/>
            <wp:effectExtent l="19050" t="0" r="0" b="0"/>
            <wp:docPr id="22" name="Picture 3" descr="D:\Tahira downloads\20-11-12\adv.search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hira downloads\20-11-12\adv.search button.jpg"/>
                    <pic:cNvPicPr>
                      <a:picLocks noChangeAspect="1" noChangeArrowheads="1"/>
                    </pic:cNvPicPr>
                  </pic:nvPicPr>
                  <pic:blipFill>
                    <a:blip r:embed="rId36" cstate="print"/>
                    <a:srcRect/>
                    <a:stretch>
                      <a:fillRect/>
                    </a:stretch>
                  </pic:blipFill>
                  <pic:spPr bwMode="auto">
                    <a:xfrm>
                      <a:off x="0" y="0"/>
                      <a:ext cx="247650" cy="276225"/>
                    </a:xfrm>
                    <a:prstGeom prst="rect">
                      <a:avLst/>
                    </a:prstGeom>
                    <a:noFill/>
                    <a:ln w="9525">
                      <a:noFill/>
                      <a:miter lim="800000"/>
                      <a:headEnd/>
                      <a:tailEnd/>
                    </a:ln>
                  </pic:spPr>
                </pic:pic>
              </a:graphicData>
            </a:graphic>
          </wp:inline>
        </w:drawing>
      </w:r>
    </w:p>
    <w:p w:rsidR="008C6E4C" w:rsidRDefault="008C6E4C" w:rsidP="00C324FF">
      <w:pPr>
        <w:pStyle w:val="ListParagraph"/>
        <w:numPr>
          <w:ilvl w:val="0"/>
          <w:numId w:val="52"/>
        </w:numPr>
      </w:pPr>
      <w:r>
        <w:t xml:space="preserve">Click one button from Title, Update Date, status, </w:t>
      </w:r>
      <w:proofErr w:type="spellStart"/>
      <w:r>
        <w:t>Asc</w:t>
      </w:r>
      <w:proofErr w:type="spellEnd"/>
      <w:r>
        <w:t xml:space="preserve">, </w:t>
      </w:r>
      <w:proofErr w:type="spellStart"/>
      <w:proofErr w:type="gramStart"/>
      <w:r>
        <w:t>Dsc</w:t>
      </w:r>
      <w:proofErr w:type="spellEnd"/>
      <w:proofErr w:type="gramEnd"/>
      <w:r>
        <w:t xml:space="preserve"> to sort Assessments list.</w:t>
      </w:r>
    </w:p>
    <w:p w:rsidR="003A5F66" w:rsidRDefault="000D280D" w:rsidP="006C5CC8">
      <w:pPr>
        <w:pStyle w:val="Heading2"/>
        <w:numPr>
          <w:ilvl w:val="0"/>
          <w:numId w:val="16"/>
        </w:numPr>
        <w:ind w:left="1080" w:firstLine="0"/>
      </w:pPr>
      <w:bookmarkStart w:id="58" w:name="_Toc344810185"/>
      <w:r>
        <w:t>Share Assessment within Organization</w:t>
      </w:r>
      <w:bookmarkEnd w:id="58"/>
    </w:p>
    <w:p w:rsidR="00D61E01" w:rsidRDefault="00D61E01" w:rsidP="007B5568">
      <w:pPr>
        <w:ind w:left="1530"/>
        <w:rPr>
          <w:i/>
        </w:rPr>
      </w:pPr>
      <w:r>
        <w:rPr>
          <w:i/>
        </w:rPr>
        <w:t>Once Assessment</w:t>
      </w:r>
      <w:r w:rsidR="002F3C0A">
        <w:rPr>
          <w:i/>
        </w:rPr>
        <w:t xml:space="preserve"> is saved</w:t>
      </w:r>
      <w:r w:rsidR="00526251">
        <w:rPr>
          <w:i/>
        </w:rPr>
        <w:t xml:space="preserve"> f</w:t>
      </w:r>
      <w:r w:rsidR="00195756">
        <w:rPr>
          <w:i/>
        </w:rPr>
        <w:t>ollow</w:t>
      </w:r>
      <w:r w:rsidRPr="00500695">
        <w:rPr>
          <w:i/>
        </w:rPr>
        <w:t xml:space="preserve"> these steps to </w:t>
      </w:r>
      <w:r w:rsidR="00195756">
        <w:rPr>
          <w:i/>
        </w:rPr>
        <w:t>s</w:t>
      </w:r>
      <w:r w:rsidR="004C44DB">
        <w:rPr>
          <w:i/>
        </w:rPr>
        <w:t>hare</w:t>
      </w:r>
      <w:r w:rsidR="00195756">
        <w:rPr>
          <w:i/>
        </w:rPr>
        <w:t xml:space="preserve"> saved a</w:t>
      </w:r>
      <w:r>
        <w:rPr>
          <w:i/>
        </w:rPr>
        <w:t>ssessment</w:t>
      </w:r>
      <w:r w:rsidR="007B5568">
        <w:rPr>
          <w:i/>
        </w:rPr>
        <w:t xml:space="preserve"> </w:t>
      </w:r>
      <w:r w:rsidR="004C44DB">
        <w:rPr>
          <w:i/>
        </w:rPr>
        <w:t>with user</w:t>
      </w:r>
      <w:r w:rsidR="001936A7">
        <w:rPr>
          <w:i/>
        </w:rPr>
        <w:t>s</w:t>
      </w:r>
      <w:r w:rsidR="004C44DB">
        <w:rPr>
          <w:i/>
        </w:rPr>
        <w:t xml:space="preserve"> (within organization)</w:t>
      </w:r>
    </w:p>
    <w:p w:rsidR="00D61E01" w:rsidRDefault="00D61E01" w:rsidP="000D7767">
      <w:pPr>
        <w:pStyle w:val="ListParagraph"/>
        <w:numPr>
          <w:ilvl w:val="0"/>
          <w:numId w:val="34"/>
        </w:numPr>
      </w:pPr>
      <w:r>
        <w:t xml:space="preserve">Select Collaborate </w:t>
      </w:r>
    </w:p>
    <w:p w:rsidR="00D61E01" w:rsidRDefault="00195756" w:rsidP="000D7767">
      <w:pPr>
        <w:pStyle w:val="ListParagraph"/>
        <w:numPr>
          <w:ilvl w:val="0"/>
          <w:numId w:val="34"/>
        </w:numPr>
      </w:pPr>
      <w:r>
        <w:t>Click s</w:t>
      </w:r>
      <w:r w:rsidR="00D61E01">
        <w:t>ettings</w:t>
      </w:r>
      <w:r>
        <w:t xml:space="preserve"> of a</w:t>
      </w:r>
      <w:r w:rsidR="00FE2227">
        <w:t>ssessment</w:t>
      </w:r>
      <w:r w:rsidR="003F3C4C">
        <w:rPr>
          <w:noProof/>
        </w:rPr>
        <w:drawing>
          <wp:inline distT="0" distB="0" distL="0" distR="0">
            <wp:extent cx="304800" cy="381000"/>
            <wp:effectExtent l="19050" t="0" r="0" b="0"/>
            <wp:docPr id="2" name="Picture 1" descr="D:\Tahira downloads\14-11-2012\settings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hira downloads\14-11-2012\settings button.jpg"/>
                    <pic:cNvPicPr>
                      <a:picLocks noChangeAspect="1" noChangeArrowheads="1"/>
                    </pic:cNvPicPr>
                  </pic:nvPicPr>
                  <pic:blipFill>
                    <a:blip r:embed="rId37" cstate="print"/>
                    <a:srcRect/>
                    <a:stretch>
                      <a:fillRect/>
                    </a:stretch>
                  </pic:blipFill>
                  <pic:spPr bwMode="auto">
                    <a:xfrm>
                      <a:off x="0" y="0"/>
                      <a:ext cx="304800" cy="381000"/>
                    </a:xfrm>
                    <a:prstGeom prst="rect">
                      <a:avLst/>
                    </a:prstGeom>
                    <a:noFill/>
                    <a:ln w="9525">
                      <a:noFill/>
                      <a:miter lim="800000"/>
                      <a:headEnd/>
                      <a:tailEnd/>
                    </a:ln>
                  </pic:spPr>
                </pic:pic>
              </a:graphicData>
            </a:graphic>
          </wp:inline>
        </w:drawing>
      </w:r>
    </w:p>
    <w:p w:rsidR="00D61E01" w:rsidRDefault="00D61E01" w:rsidP="000D7767">
      <w:pPr>
        <w:pStyle w:val="ListParagraph"/>
        <w:numPr>
          <w:ilvl w:val="0"/>
          <w:numId w:val="34"/>
        </w:numPr>
      </w:pPr>
      <w:r>
        <w:t>C</w:t>
      </w:r>
      <w:r w:rsidR="00195756">
        <w:t>heck  the users to c</w:t>
      </w:r>
      <w:r>
        <w:t>ollaborate</w:t>
      </w:r>
    </w:p>
    <w:p w:rsidR="00D61E01" w:rsidRDefault="00D61E01" w:rsidP="000D7767">
      <w:pPr>
        <w:pStyle w:val="ListParagraph"/>
        <w:numPr>
          <w:ilvl w:val="0"/>
          <w:numId w:val="34"/>
        </w:numPr>
      </w:pPr>
      <w:r>
        <w:t>Press OK button</w:t>
      </w:r>
    </w:p>
    <w:p w:rsidR="000D280D" w:rsidRDefault="000D280D" w:rsidP="006C5CC8">
      <w:pPr>
        <w:pStyle w:val="Heading2"/>
        <w:numPr>
          <w:ilvl w:val="0"/>
          <w:numId w:val="16"/>
        </w:numPr>
        <w:ind w:left="1080" w:firstLine="0"/>
      </w:pPr>
      <w:bookmarkStart w:id="59" w:name="_Toc344810186"/>
      <w:r>
        <w:t>Share Assessment with anonymous user</w:t>
      </w:r>
      <w:bookmarkEnd w:id="59"/>
    </w:p>
    <w:p w:rsidR="00853308" w:rsidRDefault="00195756" w:rsidP="00853308">
      <w:pPr>
        <w:ind w:left="1530"/>
        <w:rPr>
          <w:i/>
        </w:rPr>
      </w:pPr>
      <w:r>
        <w:rPr>
          <w:i/>
        </w:rPr>
        <w:t xml:space="preserve"> </w:t>
      </w:r>
      <w:r w:rsidR="00853308" w:rsidRPr="00500695">
        <w:rPr>
          <w:i/>
        </w:rPr>
        <w:t xml:space="preserve"> </w:t>
      </w:r>
      <w:r>
        <w:rPr>
          <w:i/>
        </w:rPr>
        <w:t xml:space="preserve"> Follow</w:t>
      </w:r>
      <w:r w:rsidR="00853308" w:rsidRPr="00500695">
        <w:rPr>
          <w:i/>
        </w:rPr>
        <w:t xml:space="preserve"> these steps to </w:t>
      </w:r>
      <w:r>
        <w:rPr>
          <w:i/>
        </w:rPr>
        <w:t>share s</w:t>
      </w:r>
      <w:r w:rsidR="00853308">
        <w:rPr>
          <w:i/>
        </w:rPr>
        <w:t>aved</w:t>
      </w:r>
      <w:r w:rsidR="006529A0">
        <w:rPr>
          <w:i/>
        </w:rPr>
        <w:t xml:space="preserve"> Assessment </w:t>
      </w:r>
      <w:r w:rsidR="00853308">
        <w:rPr>
          <w:i/>
        </w:rPr>
        <w:t>with Anonymous users (within organization)</w:t>
      </w:r>
    </w:p>
    <w:p w:rsidR="00853308" w:rsidRDefault="00853308" w:rsidP="000D7767">
      <w:pPr>
        <w:pStyle w:val="ListParagraph"/>
        <w:numPr>
          <w:ilvl w:val="0"/>
          <w:numId w:val="34"/>
        </w:numPr>
      </w:pPr>
      <w:r>
        <w:t xml:space="preserve">Select Collaborate </w:t>
      </w:r>
    </w:p>
    <w:p w:rsidR="00853308" w:rsidRDefault="002F3C0A" w:rsidP="000D7767">
      <w:pPr>
        <w:pStyle w:val="ListParagraph"/>
        <w:numPr>
          <w:ilvl w:val="0"/>
          <w:numId w:val="34"/>
        </w:numPr>
      </w:pPr>
      <w:r>
        <w:t xml:space="preserve">Click Settings of </w:t>
      </w:r>
      <w:r w:rsidR="00853308">
        <w:t xml:space="preserve"> Assessment</w:t>
      </w:r>
    </w:p>
    <w:p w:rsidR="00853308" w:rsidRDefault="00C75278" w:rsidP="000D7767">
      <w:pPr>
        <w:pStyle w:val="ListParagraph"/>
        <w:numPr>
          <w:ilvl w:val="0"/>
          <w:numId w:val="34"/>
        </w:numPr>
      </w:pPr>
      <w:r>
        <w:t xml:space="preserve">Enter valid email address of anonymous user(who is not </w:t>
      </w:r>
      <w:r w:rsidR="00D356F1">
        <w:t>GoAssess</w:t>
      </w:r>
      <w:r>
        <w:t xml:space="preserve"> user)</w:t>
      </w:r>
    </w:p>
    <w:p w:rsidR="00853308" w:rsidRDefault="00853308" w:rsidP="000D7767">
      <w:pPr>
        <w:pStyle w:val="ListParagraph"/>
        <w:numPr>
          <w:ilvl w:val="0"/>
          <w:numId w:val="34"/>
        </w:numPr>
      </w:pPr>
      <w:r>
        <w:t>P</w:t>
      </w:r>
      <w:r w:rsidR="00C75278">
        <w:t>ress OK</w:t>
      </w:r>
    </w:p>
    <w:p w:rsidR="000D280D" w:rsidRDefault="000D280D" w:rsidP="006C5CC8">
      <w:pPr>
        <w:pStyle w:val="Heading2"/>
        <w:numPr>
          <w:ilvl w:val="0"/>
          <w:numId w:val="16"/>
        </w:numPr>
        <w:ind w:left="1080" w:firstLine="0"/>
        <w:rPr>
          <w:highlight w:val="yellow"/>
        </w:rPr>
      </w:pPr>
      <w:bookmarkStart w:id="60" w:name="_Toc344810187"/>
      <w:r w:rsidRPr="00425A1D">
        <w:rPr>
          <w:highlight w:val="yellow"/>
        </w:rPr>
        <w:t>Share Assessment inter Organizations</w:t>
      </w:r>
      <w:bookmarkEnd w:id="60"/>
    </w:p>
    <w:p w:rsidR="00B60004" w:rsidRPr="00201484" w:rsidRDefault="00B60004" w:rsidP="00B60004">
      <w:pPr>
        <w:pStyle w:val="ListParagraph"/>
        <w:ind w:left="1440"/>
        <w:jc w:val="both"/>
        <w:rPr>
          <w:highlight w:val="yellow"/>
        </w:rPr>
      </w:pPr>
      <w:r w:rsidRPr="00201484">
        <w:rPr>
          <w:highlight w:val="yellow"/>
        </w:rPr>
        <w:t xml:space="preserve">You can invite your partners and collaborators to any assessment created in </w:t>
      </w:r>
      <w:r w:rsidR="00D356F1">
        <w:rPr>
          <w:highlight w:val="yellow"/>
        </w:rPr>
        <w:t>GoAssess</w:t>
      </w:r>
      <w:r w:rsidRPr="00201484">
        <w:rPr>
          <w:highlight w:val="yellow"/>
        </w:rPr>
        <w:t>. You can use the collaboration feature to gather feedback on your assessments from your assessment partners.</w:t>
      </w:r>
    </w:p>
    <w:p w:rsidR="00B60004" w:rsidRDefault="00B60004" w:rsidP="00B60004">
      <w:pPr>
        <w:pStyle w:val="ListParagraph"/>
        <w:ind w:left="1440"/>
        <w:jc w:val="both"/>
      </w:pPr>
      <w:r w:rsidRPr="00201484">
        <w:rPr>
          <w:highlight w:val="yellow"/>
        </w:rPr>
        <w:t xml:space="preserve"> To enable collaboration with partners, you simply send a web link to your assessment. Your assessment partners can then view the draft assessment and give their feedback on each question contained in the assessment. This allows you to quickly finalize an assessment draft without having to manually gather feedback from each assessment partner.</w:t>
      </w:r>
      <w:r w:rsidRPr="00416720">
        <w:t xml:space="preserve"> </w:t>
      </w:r>
    </w:p>
    <w:p w:rsidR="001B0550" w:rsidRDefault="001B0550" w:rsidP="006C5CC8">
      <w:pPr>
        <w:pStyle w:val="Heading2"/>
        <w:numPr>
          <w:ilvl w:val="0"/>
          <w:numId w:val="16"/>
        </w:numPr>
        <w:ind w:left="1080" w:firstLine="0"/>
      </w:pPr>
      <w:bookmarkStart w:id="61" w:name="_Toc344810188"/>
      <w:r>
        <w:t>Add more users for Collaboration</w:t>
      </w:r>
      <w:bookmarkEnd w:id="61"/>
    </w:p>
    <w:p w:rsidR="006529A0" w:rsidRDefault="00195756" w:rsidP="006529A0">
      <w:pPr>
        <w:ind w:left="1530"/>
        <w:rPr>
          <w:i/>
        </w:rPr>
      </w:pPr>
      <w:r>
        <w:rPr>
          <w:i/>
        </w:rPr>
        <w:t xml:space="preserve"> </w:t>
      </w:r>
      <w:r w:rsidR="006529A0" w:rsidRPr="00500695">
        <w:rPr>
          <w:i/>
        </w:rPr>
        <w:t xml:space="preserve"> </w:t>
      </w:r>
      <w:r>
        <w:rPr>
          <w:i/>
        </w:rPr>
        <w:t xml:space="preserve"> Follow</w:t>
      </w:r>
      <w:r w:rsidR="006529A0" w:rsidRPr="00500695">
        <w:rPr>
          <w:i/>
        </w:rPr>
        <w:t xml:space="preserve"> these steps to </w:t>
      </w:r>
      <w:r w:rsidR="006529A0">
        <w:rPr>
          <w:i/>
        </w:rPr>
        <w:t>Add new user to collaborate with you</w:t>
      </w:r>
    </w:p>
    <w:p w:rsidR="006529A0" w:rsidRDefault="006529A0" w:rsidP="000D7767">
      <w:pPr>
        <w:pStyle w:val="ListParagraph"/>
        <w:numPr>
          <w:ilvl w:val="0"/>
          <w:numId w:val="34"/>
        </w:numPr>
      </w:pPr>
      <w:r>
        <w:t xml:space="preserve">Select Collaborate </w:t>
      </w:r>
    </w:p>
    <w:p w:rsidR="006529A0" w:rsidRDefault="006529A0" w:rsidP="000D7767">
      <w:pPr>
        <w:pStyle w:val="ListParagraph"/>
        <w:numPr>
          <w:ilvl w:val="0"/>
          <w:numId w:val="34"/>
        </w:numPr>
      </w:pPr>
      <w:r>
        <w:t>Click Settings of Assessment</w:t>
      </w:r>
    </w:p>
    <w:p w:rsidR="006529A0" w:rsidRDefault="006529A0" w:rsidP="000D7767">
      <w:pPr>
        <w:pStyle w:val="ListParagraph"/>
        <w:numPr>
          <w:ilvl w:val="0"/>
          <w:numId w:val="34"/>
        </w:numPr>
      </w:pPr>
      <w:r>
        <w:t xml:space="preserve">Click Add </w:t>
      </w:r>
      <w:r w:rsidR="002A06C9">
        <w:t>New user</w:t>
      </w:r>
    </w:p>
    <w:p w:rsidR="00A82B7E" w:rsidRDefault="00A82B7E" w:rsidP="000D7767">
      <w:pPr>
        <w:pStyle w:val="ListParagraph"/>
        <w:numPr>
          <w:ilvl w:val="0"/>
          <w:numId w:val="34"/>
        </w:numPr>
      </w:pPr>
      <w:r>
        <w:t>Click Add or create new user</w:t>
      </w:r>
    </w:p>
    <w:p w:rsidR="006529A0" w:rsidRDefault="00A82B7E" w:rsidP="000D7767">
      <w:pPr>
        <w:pStyle w:val="ListParagraph"/>
        <w:numPr>
          <w:ilvl w:val="0"/>
          <w:numId w:val="34"/>
        </w:numPr>
      </w:pPr>
      <w:r>
        <w:t>Click Add new user from new window</w:t>
      </w:r>
    </w:p>
    <w:p w:rsidR="00A82B7E" w:rsidRDefault="00A82B7E" w:rsidP="000D7767">
      <w:pPr>
        <w:pStyle w:val="ListParagraph"/>
        <w:numPr>
          <w:ilvl w:val="0"/>
          <w:numId w:val="34"/>
        </w:numPr>
      </w:pPr>
      <w:r>
        <w:t>Press Add</w:t>
      </w:r>
    </w:p>
    <w:p w:rsidR="007C763E" w:rsidRDefault="007C763E" w:rsidP="006C5CC8">
      <w:pPr>
        <w:pStyle w:val="Heading2"/>
        <w:numPr>
          <w:ilvl w:val="0"/>
          <w:numId w:val="16"/>
        </w:numPr>
        <w:ind w:left="1080" w:firstLine="0"/>
      </w:pPr>
      <w:bookmarkStart w:id="62" w:name="_Toc344810189"/>
      <w:r>
        <w:t>Assign Edit Rights to a user</w:t>
      </w:r>
      <w:bookmarkEnd w:id="62"/>
    </w:p>
    <w:p w:rsidR="00906834" w:rsidRDefault="00195756" w:rsidP="00906834">
      <w:pPr>
        <w:ind w:left="1530"/>
        <w:rPr>
          <w:i/>
        </w:rPr>
      </w:pPr>
      <w:r>
        <w:rPr>
          <w:i/>
        </w:rPr>
        <w:t xml:space="preserve"> </w:t>
      </w:r>
      <w:r w:rsidR="00906834" w:rsidRPr="00500695">
        <w:rPr>
          <w:i/>
        </w:rPr>
        <w:t xml:space="preserve"> </w:t>
      </w:r>
      <w:r>
        <w:rPr>
          <w:i/>
        </w:rPr>
        <w:t xml:space="preserve"> Follow</w:t>
      </w:r>
      <w:r w:rsidR="00906834" w:rsidRPr="00500695">
        <w:rPr>
          <w:i/>
        </w:rPr>
        <w:t xml:space="preserve"> these steps </w:t>
      </w:r>
      <w:r w:rsidR="00B7534F">
        <w:rPr>
          <w:i/>
        </w:rPr>
        <w:t xml:space="preserve">to allow edit rights to </w:t>
      </w:r>
      <w:r w:rsidR="00906834">
        <w:rPr>
          <w:i/>
        </w:rPr>
        <w:t>user (within organization)</w:t>
      </w:r>
    </w:p>
    <w:p w:rsidR="00906834" w:rsidRDefault="00906834" w:rsidP="000D7767">
      <w:pPr>
        <w:pStyle w:val="ListParagraph"/>
        <w:numPr>
          <w:ilvl w:val="0"/>
          <w:numId w:val="34"/>
        </w:numPr>
      </w:pPr>
      <w:r>
        <w:t xml:space="preserve">Select Collaborate </w:t>
      </w:r>
    </w:p>
    <w:p w:rsidR="00906834" w:rsidRDefault="002F3C0A" w:rsidP="000D7767">
      <w:pPr>
        <w:pStyle w:val="ListParagraph"/>
        <w:numPr>
          <w:ilvl w:val="0"/>
          <w:numId w:val="34"/>
        </w:numPr>
      </w:pPr>
      <w:r>
        <w:t xml:space="preserve">Click Settings of </w:t>
      </w:r>
      <w:r w:rsidR="00906834">
        <w:t>Assessment</w:t>
      </w:r>
    </w:p>
    <w:p w:rsidR="00906834" w:rsidRDefault="00906834" w:rsidP="000D7767">
      <w:pPr>
        <w:pStyle w:val="ListParagraph"/>
        <w:numPr>
          <w:ilvl w:val="0"/>
          <w:numId w:val="34"/>
        </w:numPr>
      </w:pPr>
      <w:r>
        <w:t>Select one user by selecting radio button at the right side of user name</w:t>
      </w:r>
    </w:p>
    <w:p w:rsidR="00906834" w:rsidRDefault="00906834" w:rsidP="003F3C4C">
      <w:pPr>
        <w:pStyle w:val="ListParagraph"/>
        <w:numPr>
          <w:ilvl w:val="0"/>
          <w:numId w:val="34"/>
        </w:numPr>
      </w:pPr>
      <w:r>
        <w:t>Press OK button</w:t>
      </w:r>
    </w:p>
    <w:p w:rsidR="006809AD" w:rsidRDefault="003D64F3" w:rsidP="006C5CC8">
      <w:pPr>
        <w:pStyle w:val="Heading2"/>
        <w:numPr>
          <w:ilvl w:val="0"/>
          <w:numId w:val="16"/>
        </w:numPr>
        <w:ind w:left="1080" w:firstLine="0"/>
      </w:pPr>
      <w:bookmarkStart w:id="63" w:name="_Toc344810190"/>
      <w:r>
        <w:t>Add Comments on shared Draft Assessment</w:t>
      </w:r>
      <w:bookmarkEnd w:id="63"/>
    </w:p>
    <w:p w:rsidR="00425A1D" w:rsidRDefault="003D64F3" w:rsidP="00425A1D">
      <w:pPr>
        <w:ind w:left="1530"/>
        <w:rPr>
          <w:i/>
        </w:rPr>
      </w:pPr>
      <w:r>
        <w:t xml:space="preserve">   </w:t>
      </w:r>
      <w:r w:rsidR="00195756">
        <w:rPr>
          <w:i/>
        </w:rPr>
        <w:t xml:space="preserve"> </w:t>
      </w:r>
      <w:r w:rsidR="00425A1D" w:rsidRPr="00500695">
        <w:rPr>
          <w:i/>
        </w:rPr>
        <w:t xml:space="preserve"> </w:t>
      </w:r>
      <w:r w:rsidR="00195756">
        <w:rPr>
          <w:i/>
        </w:rPr>
        <w:t xml:space="preserve"> Follow</w:t>
      </w:r>
      <w:r w:rsidR="00425A1D" w:rsidRPr="00500695">
        <w:rPr>
          <w:i/>
        </w:rPr>
        <w:t xml:space="preserve"> these steps </w:t>
      </w:r>
      <w:r w:rsidR="00195756">
        <w:rPr>
          <w:i/>
        </w:rPr>
        <w:t>to add comments on shared a</w:t>
      </w:r>
      <w:r w:rsidR="00425A1D">
        <w:rPr>
          <w:i/>
        </w:rPr>
        <w:t>ssessment</w:t>
      </w:r>
    </w:p>
    <w:p w:rsidR="00425A1D" w:rsidRDefault="00425A1D" w:rsidP="00E32EA9">
      <w:pPr>
        <w:pStyle w:val="ListParagraph"/>
        <w:numPr>
          <w:ilvl w:val="0"/>
          <w:numId w:val="34"/>
        </w:numPr>
        <w:ind w:left="2250" w:hanging="540"/>
      </w:pPr>
      <w:r>
        <w:t xml:space="preserve">Select Collaborate </w:t>
      </w:r>
    </w:p>
    <w:p w:rsidR="00425A1D" w:rsidRDefault="002F3C0A" w:rsidP="00E32EA9">
      <w:pPr>
        <w:pStyle w:val="ListParagraph"/>
        <w:numPr>
          <w:ilvl w:val="0"/>
          <w:numId w:val="34"/>
        </w:numPr>
        <w:ind w:left="2250" w:hanging="540"/>
      </w:pPr>
      <w:r>
        <w:t xml:space="preserve">Click at the name of </w:t>
      </w:r>
      <w:r w:rsidR="00195756">
        <w:t>a</w:t>
      </w:r>
      <w:r w:rsidR="00425A1D">
        <w:t>ssessment</w:t>
      </w:r>
      <w:r w:rsidR="003F3C4C">
        <w:t>,</w:t>
      </w:r>
      <w:r w:rsidR="00195756">
        <w:t xml:space="preserve"> in third pane a</w:t>
      </w:r>
      <w:r w:rsidR="00425A1D">
        <w:t>ssessment will be displayed</w:t>
      </w:r>
    </w:p>
    <w:p w:rsidR="00425A1D" w:rsidRDefault="00425A1D" w:rsidP="00E32EA9">
      <w:pPr>
        <w:pStyle w:val="ListParagraph"/>
        <w:numPr>
          <w:ilvl w:val="0"/>
          <w:numId w:val="34"/>
        </w:numPr>
        <w:ind w:left="2250" w:hanging="540"/>
      </w:pPr>
      <w:r>
        <w:t xml:space="preserve">Click Expand(aero) Button From Third pane </w:t>
      </w:r>
      <w:r w:rsidR="00E32EA9">
        <w:rPr>
          <w:noProof/>
        </w:rPr>
        <w:drawing>
          <wp:inline distT="0" distB="0" distL="0" distR="0">
            <wp:extent cx="400050" cy="295275"/>
            <wp:effectExtent l="19050" t="0" r="0" b="0"/>
            <wp:docPr id="7" name="Picture 3" descr="D:\Tahira downloads\14-11-2012\expand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hira downloads\14-11-2012\expand button.jpg"/>
                    <pic:cNvPicPr>
                      <a:picLocks noChangeAspect="1" noChangeArrowheads="1"/>
                    </pic:cNvPicPr>
                  </pic:nvPicPr>
                  <pic:blipFill>
                    <a:blip r:embed="rId38" cstate="print"/>
                    <a:srcRect/>
                    <a:stretch>
                      <a:fillRect/>
                    </a:stretch>
                  </pic:blipFill>
                  <pic:spPr bwMode="auto">
                    <a:xfrm>
                      <a:off x="0" y="0"/>
                      <a:ext cx="400050" cy="295275"/>
                    </a:xfrm>
                    <a:prstGeom prst="rect">
                      <a:avLst/>
                    </a:prstGeom>
                    <a:noFill/>
                    <a:ln w="9525">
                      <a:noFill/>
                      <a:miter lim="800000"/>
                      <a:headEnd/>
                      <a:tailEnd/>
                    </a:ln>
                  </pic:spPr>
                </pic:pic>
              </a:graphicData>
            </a:graphic>
          </wp:inline>
        </w:drawing>
      </w:r>
    </w:p>
    <w:p w:rsidR="00425A1D" w:rsidRDefault="00425A1D" w:rsidP="00E32EA9">
      <w:pPr>
        <w:pStyle w:val="ListParagraph"/>
        <w:numPr>
          <w:ilvl w:val="0"/>
          <w:numId w:val="34"/>
        </w:numPr>
        <w:ind w:left="2250" w:hanging="540"/>
      </w:pPr>
      <w:r>
        <w:t>Click Comment Button</w:t>
      </w:r>
      <w:r w:rsidR="000F11B4">
        <w:rPr>
          <w:noProof/>
        </w:rPr>
        <w:drawing>
          <wp:inline distT="0" distB="0" distL="0" distR="0">
            <wp:extent cx="371475" cy="285750"/>
            <wp:effectExtent l="19050" t="0" r="9525" b="0"/>
            <wp:docPr id="49" name="Picture 26" descr="D:\Tahira downloads\14-11-2012\Commen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ahira downloads\14-11-2012\Comment button.jpg"/>
                    <pic:cNvPicPr>
                      <a:picLocks noChangeAspect="1" noChangeArrowheads="1"/>
                    </pic:cNvPicPr>
                  </pic:nvPicPr>
                  <pic:blipFill>
                    <a:blip r:embed="rId24" cstate="print"/>
                    <a:srcRect/>
                    <a:stretch>
                      <a:fillRect/>
                    </a:stretch>
                  </pic:blipFill>
                  <pic:spPr bwMode="auto">
                    <a:xfrm>
                      <a:off x="0" y="0"/>
                      <a:ext cx="371475" cy="285750"/>
                    </a:xfrm>
                    <a:prstGeom prst="rect">
                      <a:avLst/>
                    </a:prstGeom>
                    <a:noFill/>
                    <a:ln w="9525">
                      <a:noFill/>
                      <a:miter lim="800000"/>
                      <a:headEnd/>
                      <a:tailEnd/>
                    </a:ln>
                  </pic:spPr>
                </pic:pic>
              </a:graphicData>
            </a:graphic>
          </wp:inline>
        </w:drawing>
      </w:r>
    </w:p>
    <w:p w:rsidR="00425A1D" w:rsidRDefault="00425A1D" w:rsidP="00E32EA9">
      <w:pPr>
        <w:pStyle w:val="ListParagraph"/>
        <w:numPr>
          <w:ilvl w:val="0"/>
          <w:numId w:val="34"/>
        </w:numPr>
        <w:ind w:left="2250" w:hanging="540"/>
      </w:pPr>
      <w:r>
        <w:t>Add Comment</w:t>
      </w:r>
    </w:p>
    <w:p w:rsidR="00425A1D" w:rsidRDefault="005B0034" w:rsidP="00E32EA9">
      <w:pPr>
        <w:pStyle w:val="ListParagraph"/>
        <w:numPr>
          <w:ilvl w:val="0"/>
          <w:numId w:val="34"/>
        </w:numPr>
        <w:ind w:left="2250" w:hanging="540"/>
      </w:pPr>
      <w:r>
        <w:t>Press POST button to post it</w:t>
      </w:r>
    </w:p>
    <w:p w:rsidR="007733B0" w:rsidRDefault="003D64F3" w:rsidP="006C5CC8">
      <w:pPr>
        <w:pStyle w:val="Heading2"/>
        <w:numPr>
          <w:ilvl w:val="0"/>
          <w:numId w:val="16"/>
        </w:numPr>
        <w:ind w:left="1080" w:firstLine="0"/>
      </w:pPr>
      <w:bookmarkStart w:id="64" w:name="_Toc344810191"/>
      <w:r>
        <w:t>View other members/users</w:t>
      </w:r>
      <w:r w:rsidR="00157B8F">
        <w:t xml:space="preserve"> Comments </w:t>
      </w:r>
      <w:r>
        <w:t>on shared A</w:t>
      </w:r>
      <w:r w:rsidR="007733B0">
        <w:t>ssessment</w:t>
      </w:r>
      <w:bookmarkEnd w:id="64"/>
      <w:r w:rsidR="007733B0">
        <w:t xml:space="preserve">   </w:t>
      </w:r>
    </w:p>
    <w:p w:rsidR="005B0034" w:rsidRDefault="00195756" w:rsidP="005B0034">
      <w:pPr>
        <w:ind w:left="1530"/>
        <w:rPr>
          <w:i/>
        </w:rPr>
      </w:pPr>
      <w:r>
        <w:rPr>
          <w:i/>
        </w:rPr>
        <w:t xml:space="preserve"> </w:t>
      </w:r>
      <w:r w:rsidR="005B0034" w:rsidRPr="00500695">
        <w:rPr>
          <w:i/>
        </w:rPr>
        <w:t xml:space="preserve"> </w:t>
      </w:r>
      <w:r>
        <w:rPr>
          <w:i/>
        </w:rPr>
        <w:t xml:space="preserve"> Follow</w:t>
      </w:r>
      <w:r w:rsidR="005B0034" w:rsidRPr="00500695">
        <w:rPr>
          <w:i/>
        </w:rPr>
        <w:t xml:space="preserve"> these steps </w:t>
      </w:r>
      <w:r w:rsidR="005B0034">
        <w:rPr>
          <w:i/>
        </w:rPr>
        <w:t>to add comments on shared Assessment</w:t>
      </w:r>
    </w:p>
    <w:p w:rsidR="005B0034" w:rsidRDefault="005B0034" w:rsidP="000F11B4">
      <w:pPr>
        <w:pStyle w:val="ListParagraph"/>
        <w:numPr>
          <w:ilvl w:val="0"/>
          <w:numId w:val="34"/>
        </w:numPr>
        <w:ind w:left="2250" w:hanging="540"/>
      </w:pPr>
      <w:r>
        <w:t xml:space="preserve">Select Collaborate </w:t>
      </w:r>
    </w:p>
    <w:p w:rsidR="005B0034" w:rsidRDefault="002F3C0A" w:rsidP="000F11B4">
      <w:pPr>
        <w:pStyle w:val="ListParagraph"/>
        <w:numPr>
          <w:ilvl w:val="0"/>
          <w:numId w:val="34"/>
        </w:numPr>
        <w:ind w:left="2250" w:hanging="540"/>
      </w:pPr>
      <w:r>
        <w:t>Click at the name of</w:t>
      </w:r>
      <w:r w:rsidR="005B0034">
        <w:t xml:space="preserve"> Assessment, it will be displayed in third pane</w:t>
      </w:r>
    </w:p>
    <w:p w:rsidR="005B0034" w:rsidRDefault="005B0034" w:rsidP="000F11B4">
      <w:pPr>
        <w:pStyle w:val="ListParagraph"/>
        <w:numPr>
          <w:ilvl w:val="0"/>
          <w:numId w:val="34"/>
        </w:numPr>
        <w:ind w:left="2250" w:hanging="540"/>
      </w:pPr>
      <w:r>
        <w:t xml:space="preserve">Click Expand(aero) Button From Third pane </w:t>
      </w:r>
      <w:r w:rsidR="00AF4D1E">
        <w:t>[placed at top]</w:t>
      </w:r>
    </w:p>
    <w:p w:rsidR="005B0034" w:rsidRDefault="005B0034" w:rsidP="000F11B4">
      <w:pPr>
        <w:pStyle w:val="ListParagraph"/>
        <w:numPr>
          <w:ilvl w:val="0"/>
          <w:numId w:val="34"/>
        </w:numPr>
        <w:ind w:left="2250" w:hanging="540"/>
      </w:pPr>
      <w:r>
        <w:t>Click Comment Button</w:t>
      </w:r>
    </w:p>
    <w:p w:rsidR="0082049E" w:rsidRDefault="0082049E" w:rsidP="006C5CC8">
      <w:pPr>
        <w:pStyle w:val="Heading2"/>
        <w:numPr>
          <w:ilvl w:val="0"/>
          <w:numId w:val="16"/>
        </w:numPr>
        <w:ind w:left="1080" w:firstLine="0"/>
      </w:pPr>
      <w:bookmarkStart w:id="65" w:name="_Toc344810192"/>
      <w:r>
        <w:t>Edit Draft Assessment</w:t>
      </w:r>
      <w:bookmarkEnd w:id="65"/>
    </w:p>
    <w:p w:rsidR="00AF4D1E" w:rsidRDefault="002F3C0A" w:rsidP="00526251">
      <w:pPr>
        <w:ind w:left="1800"/>
        <w:rPr>
          <w:i/>
        </w:rPr>
      </w:pPr>
      <w:r>
        <w:rPr>
          <w:i/>
        </w:rPr>
        <w:t>Once</w:t>
      </w:r>
      <w:r w:rsidR="00AF4D1E">
        <w:rPr>
          <w:i/>
        </w:rPr>
        <w:t xml:space="preserve"> Assessment</w:t>
      </w:r>
      <w:r w:rsidR="00526251">
        <w:rPr>
          <w:i/>
        </w:rPr>
        <w:t xml:space="preserve"> is saved, f</w:t>
      </w:r>
      <w:r w:rsidR="00195756">
        <w:rPr>
          <w:i/>
        </w:rPr>
        <w:t>ollow</w:t>
      </w:r>
      <w:r w:rsidR="00AF4D1E" w:rsidRPr="00500695">
        <w:rPr>
          <w:i/>
        </w:rPr>
        <w:t xml:space="preserve"> these steps to </w:t>
      </w:r>
      <w:r w:rsidR="00195756">
        <w:rPr>
          <w:i/>
        </w:rPr>
        <w:t>Edit saved a</w:t>
      </w:r>
      <w:r w:rsidR="00AF4D1E">
        <w:rPr>
          <w:i/>
        </w:rPr>
        <w:t>ssessment</w:t>
      </w:r>
    </w:p>
    <w:p w:rsidR="00AF4D1E" w:rsidRDefault="00AF4D1E" w:rsidP="000F11B4">
      <w:pPr>
        <w:pStyle w:val="ListParagraph"/>
        <w:numPr>
          <w:ilvl w:val="0"/>
          <w:numId w:val="34"/>
        </w:numPr>
        <w:ind w:left="2250" w:hanging="450"/>
      </w:pPr>
      <w:r>
        <w:t xml:space="preserve">Select Collaborate </w:t>
      </w:r>
    </w:p>
    <w:p w:rsidR="00AF4D1E" w:rsidRDefault="002F3C0A" w:rsidP="000F11B4">
      <w:pPr>
        <w:pStyle w:val="ListParagraph"/>
        <w:numPr>
          <w:ilvl w:val="0"/>
          <w:numId w:val="34"/>
        </w:numPr>
        <w:ind w:left="2250" w:hanging="450"/>
      </w:pPr>
      <w:r>
        <w:t xml:space="preserve">Select </w:t>
      </w:r>
      <w:r w:rsidR="00195756">
        <w:t>a</w:t>
      </w:r>
      <w:r w:rsidR="00AF4D1E">
        <w:t>ssessment to view it</w:t>
      </w:r>
    </w:p>
    <w:p w:rsidR="00AF4D1E" w:rsidRDefault="00AF4D1E" w:rsidP="000F11B4">
      <w:pPr>
        <w:pStyle w:val="ListParagraph"/>
        <w:numPr>
          <w:ilvl w:val="0"/>
          <w:numId w:val="34"/>
        </w:numPr>
        <w:ind w:left="2250" w:hanging="450"/>
      </w:pPr>
      <w:r>
        <w:t>Click Edit(Pencil) button below to Assessment name</w:t>
      </w:r>
      <w:r w:rsidR="000F11B4">
        <w:rPr>
          <w:noProof/>
        </w:rPr>
        <w:drawing>
          <wp:inline distT="0" distB="0" distL="0" distR="0">
            <wp:extent cx="323850" cy="295275"/>
            <wp:effectExtent l="19050" t="0" r="0" b="0"/>
            <wp:docPr id="50" name="Picture 27" descr="D:\Tahira downloads\14-11-2012\Edi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ahira downloads\14-11-2012\Edit button.jpg"/>
                    <pic:cNvPicPr>
                      <a:picLocks noChangeAspect="1" noChangeArrowheads="1"/>
                    </pic:cNvPicPr>
                  </pic:nvPicPr>
                  <pic:blipFill>
                    <a:blip r:embed="rId21" cstate="print"/>
                    <a:srcRect/>
                    <a:stretch>
                      <a:fillRect/>
                    </a:stretch>
                  </pic:blipFill>
                  <pic:spPr bwMode="auto">
                    <a:xfrm>
                      <a:off x="0" y="0"/>
                      <a:ext cx="323850" cy="295275"/>
                    </a:xfrm>
                    <a:prstGeom prst="rect">
                      <a:avLst/>
                    </a:prstGeom>
                    <a:noFill/>
                    <a:ln w="9525">
                      <a:noFill/>
                      <a:miter lim="800000"/>
                      <a:headEnd/>
                      <a:tailEnd/>
                    </a:ln>
                  </pic:spPr>
                </pic:pic>
              </a:graphicData>
            </a:graphic>
          </wp:inline>
        </w:drawing>
      </w:r>
    </w:p>
    <w:p w:rsidR="00AF4D1E" w:rsidRDefault="00AF4D1E" w:rsidP="000F11B4">
      <w:pPr>
        <w:pStyle w:val="ListParagraph"/>
        <w:numPr>
          <w:ilvl w:val="0"/>
          <w:numId w:val="34"/>
        </w:numPr>
        <w:ind w:left="2250" w:hanging="450"/>
      </w:pPr>
      <w:r>
        <w:t>Edit Assessment by adding, Deleting, updating Questions and Sections etc.</w:t>
      </w:r>
    </w:p>
    <w:p w:rsidR="00AF4D1E" w:rsidRDefault="00AF4D1E" w:rsidP="000F11B4">
      <w:pPr>
        <w:pStyle w:val="ListParagraph"/>
        <w:numPr>
          <w:ilvl w:val="0"/>
          <w:numId w:val="34"/>
        </w:numPr>
        <w:ind w:left="2250" w:hanging="450"/>
      </w:pPr>
      <w:r>
        <w:t>Click Save/Close to save Assessment again.</w:t>
      </w:r>
    </w:p>
    <w:p w:rsidR="00AF4D1E" w:rsidRDefault="002F3C0A" w:rsidP="000F11B4">
      <w:pPr>
        <w:pStyle w:val="ListParagraph"/>
        <w:numPr>
          <w:ilvl w:val="0"/>
          <w:numId w:val="34"/>
        </w:numPr>
        <w:ind w:left="2250" w:hanging="450"/>
      </w:pPr>
      <w:r>
        <w:t>Press Discard to discard</w:t>
      </w:r>
      <w:r w:rsidR="00AF4D1E">
        <w:t>.</w:t>
      </w:r>
    </w:p>
    <w:p w:rsidR="001B0550" w:rsidRDefault="001B0550" w:rsidP="006C5CC8">
      <w:pPr>
        <w:pStyle w:val="Heading2"/>
        <w:numPr>
          <w:ilvl w:val="0"/>
          <w:numId w:val="16"/>
        </w:numPr>
        <w:ind w:left="1080" w:firstLine="0"/>
      </w:pPr>
      <w:bookmarkStart w:id="66" w:name="_Toc344810193"/>
      <w:r>
        <w:t>Preview &amp;Print Draft Assessment</w:t>
      </w:r>
      <w:bookmarkEnd w:id="66"/>
    </w:p>
    <w:p w:rsidR="00916954" w:rsidRDefault="00195756" w:rsidP="00AF0C73">
      <w:pPr>
        <w:ind w:left="720" w:firstLine="720"/>
        <w:rPr>
          <w:i/>
        </w:rPr>
      </w:pPr>
      <w:r>
        <w:rPr>
          <w:i/>
        </w:rPr>
        <w:t xml:space="preserve"> </w:t>
      </w:r>
      <w:r w:rsidR="00916954" w:rsidRPr="00500695">
        <w:rPr>
          <w:i/>
        </w:rPr>
        <w:t xml:space="preserve"> </w:t>
      </w:r>
      <w:r>
        <w:rPr>
          <w:i/>
        </w:rPr>
        <w:t xml:space="preserve"> Follow</w:t>
      </w:r>
      <w:r w:rsidR="00916954" w:rsidRPr="00500695">
        <w:rPr>
          <w:i/>
        </w:rPr>
        <w:t xml:space="preserve"> these steps </w:t>
      </w:r>
      <w:r w:rsidR="002F3C0A">
        <w:rPr>
          <w:i/>
        </w:rPr>
        <w:t xml:space="preserve">to </w:t>
      </w:r>
      <w:r w:rsidR="00916954">
        <w:rPr>
          <w:i/>
        </w:rPr>
        <w:t>Preview and Print Draft Assessment</w:t>
      </w:r>
    </w:p>
    <w:p w:rsidR="00916954" w:rsidRDefault="00916954" w:rsidP="000F11B4">
      <w:pPr>
        <w:pStyle w:val="ListParagraph"/>
        <w:numPr>
          <w:ilvl w:val="0"/>
          <w:numId w:val="34"/>
        </w:numPr>
        <w:ind w:left="2340" w:hanging="540"/>
      </w:pPr>
      <w:r>
        <w:t xml:space="preserve">Select Collaborate </w:t>
      </w:r>
    </w:p>
    <w:p w:rsidR="00916954" w:rsidRDefault="00916954" w:rsidP="000F11B4">
      <w:pPr>
        <w:pStyle w:val="ListParagraph"/>
        <w:numPr>
          <w:ilvl w:val="0"/>
          <w:numId w:val="34"/>
        </w:numPr>
        <w:ind w:left="2340" w:hanging="540"/>
      </w:pPr>
      <w:r>
        <w:t>Click at the name of Assessment, it will be displayed in third pane</w:t>
      </w:r>
    </w:p>
    <w:p w:rsidR="00916954" w:rsidRDefault="00916954" w:rsidP="000F11B4">
      <w:pPr>
        <w:pStyle w:val="ListParagraph"/>
        <w:numPr>
          <w:ilvl w:val="0"/>
          <w:numId w:val="34"/>
        </w:numPr>
        <w:ind w:left="2340" w:hanging="540"/>
      </w:pPr>
      <w:r>
        <w:t>Click Expand(aero) Button From Third pane [placed at top]</w:t>
      </w:r>
    </w:p>
    <w:p w:rsidR="00916954" w:rsidRDefault="00916954" w:rsidP="000F11B4">
      <w:pPr>
        <w:pStyle w:val="ListParagraph"/>
        <w:numPr>
          <w:ilvl w:val="0"/>
          <w:numId w:val="34"/>
        </w:numPr>
        <w:ind w:left="2340" w:hanging="540"/>
      </w:pPr>
      <w:r>
        <w:t>Click Print page Button</w:t>
      </w:r>
      <w:r w:rsidR="00032312">
        <w:rPr>
          <w:noProof/>
        </w:rPr>
        <w:drawing>
          <wp:inline distT="0" distB="0" distL="0" distR="0">
            <wp:extent cx="361950" cy="381000"/>
            <wp:effectExtent l="19050" t="0" r="0" b="0"/>
            <wp:docPr id="14" name="Picture 11" descr="D:\Tahira downloads\14-11-2012\Print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ahira downloads\14-11-2012\Print button.jpg"/>
                    <pic:cNvPicPr>
                      <a:picLocks noChangeAspect="1" noChangeArrowheads="1"/>
                    </pic:cNvPicPr>
                  </pic:nvPicPr>
                  <pic:blipFill>
                    <a:blip r:embed="rId39" cstate="print"/>
                    <a:srcRect/>
                    <a:stretch>
                      <a:fillRect/>
                    </a:stretch>
                  </pic:blipFill>
                  <pic:spPr bwMode="auto">
                    <a:xfrm>
                      <a:off x="0" y="0"/>
                      <a:ext cx="361950" cy="381000"/>
                    </a:xfrm>
                    <a:prstGeom prst="rect">
                      <a:avLst/>
                    </a:prstGeom>
                    <a:noFill/>
                    <a:ln w="9525">
                      <a:noFill/>
                      <a:miter lim="800000"/>
                      <a:headEnd/>
                      <a:tailEnd/>
                    </a:ln>
                  </pic:spPr>
                </pic:pic>
              </a:graphicData>
            </a:graphic>
          </wp:inline>
        </w:drawing>
      </w:r>
    </w:p>
    <w:p w:rsidR="001B0550" w:rsidRDefault="001B0550" w:rsidP="006C5CC8">
      <w:pPr>
        <w:pStyle w:val="Heading2"/>
        <w:numPr>
          <w:ilvl w:val="0"/>
          <w:numId w:val="16"/>
        </w:numPr>
        <w:ind w:left="1080" w:firstLine="0"/>
      </w:pPr>
      <w:bookmarkStart w:id="67" w:name="_Toc344810194"/>
      <w:r>
        <w:t>Duplicate Draft Assessment</w:t>
      </w:r>
      <w:bookmarkEnd w:id="67"/>
    </w:p>
    <w:p w:rsidR="0045450D" w:rsidRDefault="00195756" w:rsidP="00AF0C73">
      <w:pPr>
        <w:ind w:left="720" w:firstLine="720"/>
        <w:rPr>
          <w:i/>
        </w:rPr>
      </w:pPr>
      <w:r>
        <w:rPr>
          <w:i/>
        </w:rPr>
        <w:t xml:space="preserve"> </w:t>
      </w:r>
      <w:r w:rsidR="0045450D" w:rsidRPr="00500695">
        <w:rPr>
          <w:i/>
        </w:rPr>
        <w:t xml:space="preserve"> </w:t>
      </w:r>
      <w:r>
        <w:rPr>
          <w:i/>
        </w:rPr>
        <w:t xml:space="preserve"> Follow</w:t>
      </w:r>
      <w:r w:rsidR="0045450D" w:rsidRPr="00500695">
        <w:rPr>
          <w:i/>
        </w:rPr>
        <w:t xml:space="preserve"> these steps </w:t>
      </w:r>
      <w:r w:rsidR="00526251">
        <w:rPr>
          <w:i/>
        </w:rPr>
        <w:t>to Duplicate d</w:t>
      </w:r>
      <w:r w:rsidR="0045450D">
        <w:rPr>
          <w:i/>
        </w:rPr>
        <w:t>raf</w:t>
      </w:r>
      <w:r w:rsidR="00526251">
        <w:rPr>
          <w:i/>
        </w:rPr>
        <w:t>t a</w:t>
      </w:r>
      <w:r w:rsidR="0045450D">
        <w:rPr>
          <w:i/>
        </w:rPr>
        <w:t>ssessment</w:t>
      </w:r>
    </w:p>
    <w:p w:rsidR="0045450D" w:rsidRDefault="0045450D" w:rsidP="000D7767">
      <w:pPr>
        <w:pStyle w:val="ListParagraph"/>
        <w:numPr>
          <w:ilvl w:val="0"/>
          <w:numId w:val="34"/>
        </w:numPr>
      </w:pPr>
      <w:r>
        <w:t xml:space="preserve">Select Collaborate </w:t>
      </w:r>
    </w:p>
    <w:p w:rsidR="0045450D" w:rsidRDefault="00195756" w:rsidP="000D7767">
      <w:pPr>
        <w:pStyle w:val="ListParagraph"/>
        <w:numPr>
          <w:ilvl w:val="0"/>
          <w:numId w:val="34"/>
        </w:numPr>
      </w:pPr>
      <w:r>
        <w:t>Click Duplicate button Below to the a</w:t>
      </w:r>
      <w:r w:rsidR="0045450D">
        <w:t>ssessment name</w:t>
      </w:r>
      <w:r w:rsidR="008F75DB">
        <w:rPr>
          <w:noProof/>
        </w:rPr>
        <w:drawing>
          <wp:inline distT="0" distB="0" distL="0" distR="0">
            <wp:extent cx="314325" cy="371475"/>
            <wp:effectExtent l="19050" t="0" r="9525" b="0"/>
            <wp:docPr id="24" name="Picture 14" descr="D:\Tahira downloads\14-11-2012\Duplicate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ahira downloads\14-11-2012\Duplicate button.jpg"/>
                    <pic:cNvPicPr>
                      <a:picLocks noChangeAspect="1" noChangeArrowheads="1"/>
                    </pic:cNvPicPr>
                  </pic:nvPicPr>
                  <pic:blipFill>
                    <a:blip r:embed="rId40" cstate="print"/>
                    <a:srcRect/>
                    <a:stretch>
                      <a:fillRect/>
                    </a:stretch>
                  </pic:blipFill>
                  <pic:spPr bwMode="auto">
                    <a:xfrm>
                      <a:off x="0" y="0"/>
                      <a:ext cx="314325" cy="371475"/>
                    </a:xfrm>
                    <a:prstGeom prst="rect">
                      <a:avLst/>
                    </a:prstGeom>
                    <a:noFill/>
                    <a:ln w="9525">
                      <a:noFill/>
                      <a:miter lim="800000"/>
                      <a:headEnd/>
                      <a:tailEnd/>
                    </a:ln>
                  </pic:spPr>
                </pic:pic>
              </a:graphicData>
            </a:graphic>
          </wp:inline>
        </w:drawing>
      </w:r>
    </w:p>
    <w:p w:rsidR="0045450D" w:rsidRDefault="0045450D" w:rsidP="000D7767">
      <w:pPr>
        <w:pStyle w:val="ListParagraph"/>
        <w:numPr>
          <w:ilvl w:val="0"/>
          <w:numId w:val="34"/>
        </w:numPr>
      </w:pPr>
      <w:r>
        <w:t xml:space="preserve">Enter New name </w:t>
      </w:r>
    </w:p>
    <w:p w:rsidR="0045450D" w:rsidRDefault="0045450D" w:rsidP="000D7767">
      <w:pPr>
        <w:pStyle w:val="ListParagraph"/>
        <w:numPr>
          <w:ilvl w:val="0"/>
          <w:numId w:val="34"/>
        </w:numPr>
      </w:pPr>
      <w:r>
        <w:t>Press OK</w:t>
      </w:r>
    </w:p>
    <w:p w:rsidR="009B2981" w:rsidRDefault="009B2981" w:rsidP="009B2981">
      <w:pPr>
        <w:pStyle w:val="Heading2"/>
        <w:numPr>
          <w:ilvl w:val="0"/>
          <w:numId w:val="16"/>
        </w:numPr>
        <w:ind w:left="1080" w:firstLine="0"/>
      </w:pPr>
      <w:bookmarkStart w:id="68" w:name="_Toc344810195"/>
      <w:r>
        <w:t>Delete Dra</w:t>
      </w:r>
      <w:r w:rsidR="000204DE">
        <w:t>f</w:t>
      </w:r>
      <w:r>
        <w:t>t Assessment</w:t>
      </w:r>
      <w:bookmarkEnd w:id="68"/>
    </w:p>
    <w:p w:rsidR="009B2981" w:rsidRDefault="00AF0C73" w:rsidP="00AF0C73">
      <w:pPr>
        <w:rPr>
          <w:i/>
        </w:rPr>
      </w:pPr>
      <w:r>
        <w:rPr>
          <w:i/>
        </w:rPr>
        <w:t xml:space="preserve">                             </w:t>
      </w:r>
      <w:r w:rsidR="00195756">
        <w:rPr>
          <w:i/>
        </w:rPr>
        <w:t xml:space="preserve"> </w:t>
      </w:r>
      <w:r w:rsidR="009B2981" w:rsidRPr="00500695">
        <w:rPr>
          <w:i/>
        </w:rPr>
        <w:t xml:space="preserve"> </w:t>
      </w:r>
      <w:r w:rsidR="00195756">
        <w:rPr>
          <w:i/>
        </w:rPr>
        <w:t xml:space="preserve"> Follow</w:t>
      </w:r>
      <w:r w:rsidR="009B2981" w:rsidRPr="00500695">
        <w:rPr>
          <w:i/>
        </w:rPr>
        <w:t xml:space="preserve"> these steps </w:t>
      </w:r>
      <w:r w:rsidR="009B2981">
        <w:rPr>
          <w:i/>
        </w:rPr>
        <w:t xml:space="preserve">to </w:t>
      </w:r>
      <w:r w:rsidR="006A0202">
        <w:rPr>
          <w:i/>
        </w:rPr>
        <w:t xml:space="preserve">Delete </w:t>
      </w:r>
      <w:r w:rsidR="00526251">
        <w:rPr>
          <w:i/>
        </w:rPr>
        <w:t>draft a</w:t>
      </w:r>
      <w:r w:rsidR="009B2981">
        <w:rPr>
          <w:i/>
        </w:rPr>
        <w:t>ssessment</w:t>
      </w:r>
    </w:p>
    <w:p w:rsidR="009B2981" w:rsidRDefault="009B2981" w:rsidP="000F11B4">
      <w:pPr>
        <w:pStyle w:val="ListParagraph"/>
        <w:numPr>
          <w:ilvl w:val="0"/>
          <w:numId w:val="34"/>
        </w:numPr>
        <w:jc w:val="both"/>
      </w:pPr>
      <w:r>
        <w:t xml:space="preserve">Select Collaborate </w:t>
      </w:r>
    </w:p>
    <w:p w:rsidR="009B2981" w:rsidRPr="000F11B4" w:rsidRDefault="009B2981" w:rsidP="000F11B4">
      <w:pPr>
        <w:pStyle w:val="ListParagraph"/>
        <w:numPr>
          <w:ilvl w:val="0"/>
          <w:numId w:val="34"/>
        </w:numPr>
        <w:jc w:val="both"/>
      </w:pPr>
      <w:r>
        <w:t>Click</w:t>
      </w:r>
      <w:r w:rsidR="00195756">
        <w:t xml:space="preserve"> Delete(Cross) button Below to the a</w:t>
      </w:r>
      <w:r w:rsidRPr="000F11B4">
        <w:t>ssessment name</w:t>
      </w:r>
      <w:r w:rsidR="000F11B4" w:rsidRPr="000F11B4">
        <w:rPr>
          <w:noProof/>
        </w:rPr>
        <w:drawing>
          <wp:inline distT="0" distB="0" distL="0" distR="0">
            <wp:extent cx="371475" cy="409575"/>
            <wp:effectExtent l="19050" t="0" r="9525" b="0"/>
            <wp:docPr id="51" name="Picture 28" descr="D:\Tahira downloads\14-11-2012\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ahira downloads\14-11-2012\delete.jpg"/>
                    <pic:cNvPicPr>
                      <a:picLocks noChangeAspect="1" noChangeArrowheads="1"/>
                    </pic:cNvPicPr>
                  </pic:nvPicPr>
                  <pic:blipFill>
                    <a:blip r:embed="rId41" cstate="print"/>
                    <a:srcRect/>
                    <a:stretch>
                      <a:fillRect/>
                    </a:stretch>
                  </pic:blipFill>
                  <pic:spPr bwMode="auto">
                    <a:xfrm>
                      <a:off x="0" y="0"/>
                      <a:ext cx="371475" cy="409575"/>
                    </a:xfrm>
                    <a:prstGeom prst="rect">
                      <a:avLst/>
                    </a:prstGeom>
                    <a:noFill/>
                    <a:ln w="9525">
                      <a:noFill/>
                      <a:miter lim="800000"/>
                      <a:headEnd/>
                      <a:tailEnd/>
                    </a:ln>
                  </pic:spPr>
                </pic:pic>
              </a:graphicData>
            </a:graphic>
          </wp:inline>
        </w:drawing>
      </w:r>
    </w:p>
    <w:p w:rsidR="009B2981" w:rsidRDefault="009B2981" w:rsidP="000F11B4">
      <w:pPr>
        <w:pStyle w:val="ListParagraph"/>
        <w:numPr>
          <w:ilvl w:val="0"/>
          <w:numId w:val="34"/>
        </w:numPr>
        <w:jc w:val="both"/>
      </w:pPr>
      <w:r>
        <w:t>Press Delete</w:t>
      </w:r>
    </w:p>
    <w:p w:rsidR="009B2981" w:rsidRDefault="009B2981" w:rsidP="006C5CC8">
      <w:pPr>
        <w:pStyle w:val="Heading2"/>
        <w:numPr>
          <w:ilvl w:val="0"/>
          <w:numId w:val="16"/>
        </w:numPr>
        <w:ind w:left="1080" w:firstLine="0"/>
      </w:pPr>
      <w:bookmarkStart w:id="69" w:name="_Toc344810196"/>
      <w:r>
        <w:t xml:space="preserve">Publish a </w:t>
      </w:r>
      <w:r w:rsidR="00C140CF">
        <w:t>D</w:t>
      </w:r>
      <w:r w:rsidR="00BC701D">
        <w:t>raft Assessment</w:t>
      </w:r>
      <w:bookmarkEnd w:id="69"/>
    </w:p>
    <w:p w:rsidR="00BC701D" w:rsidRDefault="00195756" w:rsidP="00BC701D">
      <w:pPr>
        <w:ind w:left="720" w:firstLine="720"/>
        <w:rPr>
          <w:i/>
        </w:rPr>
      </w:pPr>
      <w:r>
        <w:rPr>
          <w:i/>
        </w:rPr>
        <w:t xml:space="preserve"> </w:t>
      </w:r>
      <w:r w:rsidR="00BC701D" w:rsidRPr="00500695">
        <w:rPr>
          <w:i/>
        </w:rPr>
        <w:t xml:space="preserve"> </w:t>
      </w:r>
      <w:r>
        <w:rPr>
          <w:i/>
        </w:rPr>
        <w:t xml:space="preserve"> Follow</w:t>
      </w:r>
      <w:r w:rsidR="00BC701D" w:rsidRPr="00500695">
        <w:rPr>
          <w:i/>
        </w:rPr>
        <w:t xml:space="preserve"> these steps </w:t>
      </w:r>
      <w:r w:rsidR="00BC701D">
        <w:rPr>
          <w:i/>
        </w:rPr>
        <w:t xml:space="preserve">to </w:t>
      </w:r>
      <w:r w:rsidR="006A0202">
        <w:rPr>
          <w:i/>
        </w:rPr>
        <w:t>Publish</w:t>
      </w:r>
      <w:r>
        <w:rPr>
          <w:i/>
        </w:rPr>
        <w:t xml:space="preserve"> draft a</w:t>
      </w:r>
      <w:r w:rsidR="00BC701D">
        <w:rPr>
          <w:i/>
        </w:rPr>
        <w:t>ssessment</w:t>
      </w:r>
    </w:p>
    <w:p w:rsidR="00BC701D" w:rsidRDefault="00BC701D" w:rsidP="000D7767">
      <w:pPr>
        <w:pStyle w:val="ListParagraph"/>
        <w:numPr>
          <w:ilvl w:val="0"/>
          <w:numId w:val="34"/>
        </w:numPr>
      </w:pPr>
      <w:r>
        <w:t xml:space="preserve">Select Collaborate </w:t>
      </w:r>
    </w:p>
    <w:p w:rsidR="00BC701D" w:rsidRDefault="00AF0C73" w:rsidP="000D7767">
      <w:pPr>
        <w:pStyle w:val="ListParagraph"/>
        <w:numPr>
          <w:ilvl w:val="0"/>
          <w:numId w:val="34"/>
        </w:numPr>
      </w:pPr>
      <w:r>
        <w:t xml:space="preserve">Click Edit Button which is </w:t>
      </w:r>
      <w:r w:rsidR="00BC701D">
        <w:t>avai</w:t>
      </w:r>
      <w:r w:rsidR="00195756">
        <w:t>lable below to the name of the a</w:t>
      </w:r>
      <w:r w:rsidR="00BC701D">
        <w:t>ssessment</w:t>
      </w:r>
    </w:p>
    <w:p w:rsidR="00BC701D" w:rsidRDefault="00BC701D" w:rsidP="000D7767">
      <w:pPr>
        <w:pStyle w:val="ListParagraph"/>
        <w:numPr>
          <w:ilvl w:val="0"/>
          <w:numId w:val="34"/>
        </w:numPr>
      </w:pPr>
      <w:r>
        <w:t>Press Collect (Globe) Button</w:t>
      </w:r>
      <w:r w:rsidR="00032312">
        <w:rPr>
          <w:noProof/>
        </w:rPr>
        <w:drawing>
          <wp:inline distT="0" distB="0" distL="0" distR="0">
            <wp:extent cx="466725" cy="619125"/>
            <wp:effectExtent l="19050" t="0" r="9525" b="0"/>
            <wp:docPr id="23" name="Picture 13" descr="D:\Tahira downloads\14-11-2012\Publish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ahira downloads\14-11-2012\Publish button.jpg"/>
                    <pic:cNvPicPr>
                      <a:picLocks noChangeAspect="1" noChangeArrowheads="1"/>
                    </pic:cNvPicPr>
                  </pic:nvPicPr>
                  <pic:blipFill>
                    <a:blip r:embed="rId42" cstate="print"/>
                    <a:srcRect/>
                    <a:stretch>
                      <a:fillRect/>
                    </a:stretch>
                  </pic:blipFill>
                  <pic:spPr bwMode="auto">
                    <a:xfrm>
                      <a:off x="0" y="0"/>
                      <a:ext cx="466725" cy="619125"/>
                    </a:xfrm>
                    <a:prstGeom prst="rect">
                      <a:avLst/>
                    </a:prstGeom>
                    <a:noFill/>
                    <a:ln w="9525">
                      <a:noFill/>
                      <a:miter lim="800000"/>
                      <a:headEnd/>
                      <a:tailEnd/>
                    </a:ln>
                  </pic:spPr>
                </pic:pic>
              </a:graphicData>
            </a:graphic>
          </wp:inline>
        </w:drawing>
      </w:r>
    </w:p>
    <w:p w:rsidR="00BC701D" w:rsidRDefault="00BC701D" w:rsidP="000D7767">
      <w:pPr>
        <w:pStyle w:val="ListParagraph"/>
        <w:numPr>
          <w:ilvl w:val="0"/>
          <w:numId w:val="34"/>
        </w:numPr>
      </w:pPr>
      <w:r>
        <w:t xml:space="preserve">Enter/Select Expiry Date </w:t>
      </w:r>
    </w:p>
    <w:p w:rsidR="00BC701D" w:rsidRDefault="00BC701D" w:rsidP="000D7767">
      <w:pPr>
        <w:pStyle w:val="ListParagraph"/>
        <w:numPr>
          <w:ilvl w:val="0"/>
          <w:numId w:val="34"/>
        </w:numPr>
      </w:pPr>
      <w:r>
        <w:t>Press OK</w:t>
      </w:r>
    </w:p>
    <w:p w:rsidR="003A59EE" w:rsidRDefault="002B7D5C" w:rsidP="00697188">
      <w:pPr>
        <w:pStyle w:val="Heading1"/>
        <w:numPr>
          <w:ilvl w:val="0"/>
          <w:numId w:val="1"/>
        </w:numPr>
      </w:pPr>
      <w:bookmarkStart w:id="70" w:name="_Toc344810197"/>
      <w:r>
        <w:t>C</w:t>
      </w:r>
      <w:r w:rsidR="003A59EE">
        <w:t>ollect Responses</w:t>
      </w:r>
      <w:bookmarkEnd w:id="70"/>
    </w:p>
    <w:p w:rsidR="00AA6473" w:rsidRDefault="00AA6473" w:rsidP="00D5239F">
      <w:pPr>
        <w:spacing w:after="0"/>
        <w:jc w:val="both"/>
      </w:pPr>
      <w:r>
        <w:t xml:space="preserve">                                                          </w:t>
      </w:r>
      <w:r w:rsidR="00D356F1">
        <w:t>GoAssess</w:t>
      </w:r>
      <w:r>
        <w:t xml:space="preserve"> offers fast, efficient data gathering using smart phones. The </w:t>
      </w:r>
      <w:r w:rsidR="00D356F1">
        <w:t>GoAssess</w:t>
      </w:r>
      <w:r>
        <w:t xml:space="preserve"> mobile component sits on an agent’s mobile phone and gives her the ability to collect data quickly and efficiently – thus reducing the time and cost involved in data gathering – as well as improving the integrity and accuracy of the data collected.</w:t>
      </w:r>
    </w:p>
    <w:p w:rsidR="00AA6473" w:rsidRDefault="00AA6473" w:rsidP="00AA6473">
      <w:pPr>
        <w:jc w:val="both"/>
      </w:pPr>
      <w:r>
        <w:t xml:space="preserve">Where using smart phones to collect assessment data is not feasible, </w:t>
      </w:r>
      <w:r w:rsidR="00D356F1">
        <w:t>GoAssess</w:t>
      </w:r>
      <w:r>
        <w:t xml:space="preserve"> also supports gathering assessment data through traditional paper-based forms. The agents can collect data in the field and the data can be entered into the </w:t>
      </w:r>
      <w:r w:rsidR="00D356F1">
        <w:t>GoAssess</w:t>
      </w:r>
      <w:r>
        <w:t xml:space="preserve"> system through a traditional PC. </w:t>
      </w:r>
    </w:p>
    <w:p w:rsidR="000F11B4" w:rsidRPr="00A13F2E" w:rsidRDefault="000F11B4" w:rsidP="00AA6473">
      <w:pPr>
        <w:jc w:val="both"/>
      </w:pPr>
      <w:r>
        <w:rPr>
          <w:noProof/>
        </w:rPr>
        <w:drawing>
          <wp:inline distT="0" distB="0" distL="0" distR="0">
            <wp:extent cx="6007100" cy="4805680"/>
            <wp:effectExtent l="19050" t="0" r="0" b="0"/>
            <wp:docPr id="52" name="Picture 29" descr="D:\Tahira downloads\14-11-2012\Collec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ahira downloads\14-11-2012\Collect page.jpg"/>
                    <pic:cNvPicPr>
                      <a:picLocks noChangeAspect="1" noChangeArrowheads="1"/>
                    </pic:cNvPicPr>
                  </pic:nvPicPr>
                  <pic:blipFill>
                    <a:blip r:embed="rId43"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C22B85" w:rsidRDefault="00C32169" w:rsidP="00DF24E7">
      <w:pPr>
        <w:pStyle w:val="Heading2"/>
        <w:numPr>
          <w:ilvl w:val="1"/>
          <w:numId w:val="8"/>
        </w:numPr>
        <w:ind w:left="990" w:firstLine="90"/>
      </w:pPr>
      <w:bookmarkStart w:id="71" w:name="_Toc344810198"/>
      <w:r>
        <w:t>How to Publish an Assessment</w:t>
      </w:r>
      <w:bookmarkEnd w:id="71"/>
    </w:p>
    <w:p w:rsidR="00EE0412" w:rsidRDefault="00195756" w:rsidP="00195756">
      <w:pPr>
        <w:ind w:left="720" w:firstLine="720"/>
        <w:rPr>
          <w:i/>
        </w:rPr>
      </w:pPr>
      <w:r>
        <w:rPr>
          <w:i/>
        </w:rPr>
        <w:t>Follow</w:t>
      </w:r>
      <w:r w:rsidR="00EE0412" w:rsidRPr="00500695">
        <w:rPr>
          <w:i/>
        </w:rPr>
        <w:t xml:space="preserve"> these steps </w:t>
      </w:r>
      <w:r>
        <w:rPr>
          <w:i/>
        </w:rPr>
        <w:t>to Publish a</w:t>
      </w:r>
      <w:r w:rsidR="00EE0412">
        <w:rPr>
          <w:i/>
        </w:rPr>
        <w:t>ssessment</w:t>
      </w:r>
    </w:p>
    <w:p w:rsidR="00EE0412" w:rsidRDefault="00EE0412" w:rsidP="000D7767">
      <w:pPr>
        <w:pStyle w:val="ListParagraph"/>
        <w:numPr>
          <w:ilvl w:val="0"/>
          <w:numId w:val="34"/>
        </w:numPr>
      </w:pPr>
      <w:r>
        <w:t>S</w:t>
      </w:r>
      <w:r w:rsidR="00195756">
        <w:t>tart an a</w:t>
      </w:r>
      <w:r w:rsidR="00104635">
        <w:t>ssessment</w:t>
      </w:r>
      <w:r>
        <w:t xml:space="preserve"> </w:t>
      </w:r>
    </w:p>
    <w:p w:rsidR="00EE0412" w:rsidRDefault="00195756" w:rsidP="000D7767">
      <w:pPr>
        <w:pStyle w:val="ListParagraph"/>
        <w:numPr>
          <w:ilvl w:val="0"/>
          <w:numId w:val="34"/>
        </w:numPr>
      </w:pPr>
      <w:r>
        <w:t>Create an a</w:t>
      </w:r>
      <w:r w:rsidR="00104635">
        <w:t>ssessment/Add Questions and Section</w:t>
      </w:r>
    </w:p>
    <w:p w:rsidR="00EE0412" w:rsidRDefault="00EE0412" w:rsidP="000D7767">
      <w:pPr>
        <w:pStyle w:val="ListParagraph"/>
        <w:numPr>
          <w:ilvl w:val="0"/>
          <w:numId w:val="34"/>
        </w:numPr>
      </w:pPr>
      <w:r>
        <w:t xml:space="preserve">Press </w:t>
      </w:r>
      <w:r w:rsidR="004B72FD">
        <w:t xml:space="preserve">Collect </w:t>
      </w:r>
      <w:r w:rsidR="00104635">
        <w:t>Button</w:t>
      </w:r>
    </w:p>
    <w:p w:rsidR="00104635" w:rsidRDefault="00104635" w:rsidP="000D7767">
      <w:pPr>
        <w:pStyle w:val="ListParagraph"/>
        <w:numPr>
          <w:ilvl w:val="0"/>
          <w:numId w:val="34"/>
        </w:numPr>
      </w:pPr>
      <w:r>
        <w:t>Enter Expiry Date</w:t>
      </w:r>
    </w:p>
    <w:p w:rsidR="00104635" w:rsidRDefault="00104635" w:rsidP="000D7767">
      <w:pPr>
        <w:pStyle w:val="ListParagraph"/>
        <w:numPr>
          <w:ilvl w:val="0"/>
          <w:numId w:val="34"/>
        </w:numPr>
      </w:pPr>
      <w:r>
        <w:t>Press OK</w:t>
      </w:r>
    </w:p>
    <w:p w:rsidR="00D01968" w:rsidRDefault="00D01968" w:rsidP="000A55C5">
      <w:pPr>
        <w:pStyle w:val="Heading2"/>
        <w:spacing w:before="240"/>
        <w:ind w:left="1152"/>
        <w:jc w:val="both"/>
      </w:pPr>
      <w:bookmarkStart w:id="72" w:name="_Toc326054051"/>
      <w:bookmarkStart w:id="73" w:name="_Toc344810199"/>
      <w:r w:rsidRPr="00227F5A">
        <w:t>Simple and Advanced Search Published Assessment</w:t>
      </w:r>
      <w:bookmarkEnd w:id="73"/>
    </w:p>
    <w:p w:rsidR="00227F5A" w:rsidRPr="008C6E4C" w:rsidRDefault="00227F5A" w:rsidP="00227F5A">
      <w:pPr>
        <w:ind w:left="1440"/>
        <w:rPr>
          <w:i/>
        </w:rPr>
      </w:pPr>
      <w:r w:rsidRPr="008C6E4C">
        <w:rPr>
          <w:i/>
        </w:rPr>
        <w:t xml:space="preserve">Follow these steps to search a </w:t>
      </w:r>
      <w:r w:rsidR="00257EFD">
        <w:rPr>
          <w:i/>
        </w:rPr>
        <w:t>published</w:t>
      </w:r>
      <w:r w:rsidRPr="008C6E4C">
        <w:rPr>
          <w:i/>
        </w:rPr>
        <w:t xml:space="preserve"> assessment</w:t>
      </w:r>
    </w:p>
    <w:p w:rsidR="00227F5A" w:rsidRDefault="00227F5A" w:rsidP="00C324FF">
      <w:pPr>
        <w:pStyle w:val="ListParagraph"/>
        <w:numPr>
          <w:ilvl w:val="0"/>
          <w:numId w:val="53"/>
        </w:numPr>
      </w:pPr>
      <w:r>
        <w:t>Click ‘</w:t>
      </w:r>
      <w:r w:rsidR="00257EFD">
        <w:t>Collect</w:t>
      </w:r>
      <w:r>
        <w:t>’</w:t>
      </w:r>
    </w:p>
    <w:p w:rsidR="00227F5A" w:rsidRDefault="00227F5A" w:rsidP="00C324FF">
      <w:pPr>
        <w:pStyle w:val="ListParagraph"/>
        <w:numPr>
          <w:ilvl w:val="0"/>
          <w:numId w:val="53"/>
        </w:numPr>
      </w:pPr>
      <w:r>
        <w:t xml:space="preserve">Enter the name of the assessment in the search bar </w:t>
      </w:r>
    </w:p>
    <w:p w:rsidR="00227F5A" w:rsidRPr="007823AE" w:rsidRDefault="00227F5A" w:rsidP="00C324FF">
      <w:pPr>
        <w:pStyle w:val="ListParagraph"/>
        <w:numPr>
          <w:ilvl w:val="0"/>
          <w:numId w:val="53"/>
        </w:numPr>
      </w:pPr>
      <w:r>
        <w:t>Press enter</w:t>
      </w:r>
    </w:p>
    <w:p w:rsidR="00227F5A" w:rsidRDefault="00227F5A" w:rsidP="00227F5A">
      <w:pPr>
        <w:ind w:left="1440"/>
        <w:rPr>
          <w:i/>
        </w:rPr>
      </w:pPr>
    </w:p>
    <w:p w:rsidR="00227F5A" w:rsidRPr="008C6E4C" w:rsidRDefault="00227F5A" w:rsidP="00227F5A">
      <w:pPr>
        <w:ind w:left="1440"/>
        <w:rPr>
          <w:i/>
        </w:rPr>
      </w:pPr>
      <w:r w:rsidRPr="008C6E4C">
        <w:rPr>
          <w:i/>
        </w:rPr>
        <w:t>Follow these steps to search advance a draft assessment</w:t>
      </w:r>
    </w:p>
    <w:p w:rsidR="00227F5A" w:rsidRDefault="00227F5A" w:rsidP="00C324FF">
      <w:pPr>
        <w:pStyle w:val="ListParagraph"/>
        <w:numPr>
          <w:ilvl w:val="0"/>
          <w:numId w:val="54"/>
        </w:numPr>
      </w:pPr>
      <w:r>
        <w:t>Click ‘</w:t>
      </w:r>
      <w:r w:rsidR="00257EFD">
        <w:t>Collect</w:t>
      </w:r>
      <w:r>
        <w:t>’</w:t>
      </w:r>
    </w:p>
    <w:p w:rsidR="00227F5A" w:rsidRDefault="00227F5A" w:rsidP="00C324FF">
      <w:pPr>
        <w:pStyle w:val="ListParagraph"/>
        <w:numPr>
          <w:ilvl w:val="0"/>
          <w:numId w:val="54"/>
        </w:numPr>
      </w:pPr>
      <w:r>
        <w:t xml:space="preserve">Click advance search button </w:t>
      </w:r>
      <w:r>
        <w:rPr>
          <w:noProof/>
        </w:rPr>
        <w:drawing>
          <wp:inline distT="0" distB="0" distL="0" distR="0">
            <wp:extent cx="247650" cy="276225"/>
            <wp:effectExtent l="19050" t="0" r="0" b="0"/>
            <wp:docPr id="58" name="Picture 3" descr="D:\Tahira downloads\20-11-12\adv.search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hira downloads\20-11-12\adv.search button.jpg"/>
                    <pic:cNvPicPr>
                      <a:picLocks noChangeAspect="1" noChangeArrowheads="1"/>
                    </pic:cNvPicPr>
                  </pic:nvPicPr>
                  <pic:blipFill>
                    <a:blip r:embed="rId36" cstate="print"/>
                    <a:srcRect/>
                    <a:stretch>
                      <a:fillRect/>
                    </a:stretch>
                  </pic:blipFill>
                  <pic:spPr bwMode="auto">
                    <a:xfrm>
                      <a:off x="0" y="0"/>
                      <a:ext cx="247650" cy="276225"/>
                    </a:xfrm>
                    <a:prstGeom prst="rect">
                      <a:avLst/>
                    </a:prstGeom>
                    <a:noFill/>
                    <a:ln w="9525">
                      <a:noFill/>
                      <a:miter lim="800000"/>
                      <a:headEnd/>
                      <a:tailEnd/>
                    </a:ln>
                  </pic:spPr>
                </pic:pic>
              </a:graphicData>
            </a:graphic>
          </wp:inline>
        </w:drawing>
      </w:r>
    </w:p>
    <w:p w:rsidR="00227F5A" w:rsidRPr="00227F5A" w:rsidRDefault="00227F5A" w:rsidP="00C324FF">
      <w:pPr>
        <w:pStyle w:val="ListParagraph"/>
        <w:numPr>
          <w:ilvl w:val="0"/>
          <w:numId w:val="54"/>
        </w:numPr>
      </w:pPr>
      <w:r>
        <w:t xml:space="preserve">Click one button from Title, Update Date, status, </w:t>
      </w:r>
      <w:proofErr w:type="spellStart"/>
      <w:r>
        <w:t>Asc</w:t>
      </w:r>
      <w:proofErr w:type="spellEnd"/>
      <w:r>
        <w:t xml:space="preserve">, </w:t>
      </w:r>
      <w:proofErr w:type="spellStart"/>
      <w:r>
        <w:t>Dsc</w:t>
      </w:r>
      <w:proofErr w:type="spellEnd"/>
      <w:r>
        <w:t xml:space="preserve"> to sort Assessments list</w:t>
      </w:r>
    </w:p>
    <w:p w:rsidR="000A55C5" w:rsidRDefault="000A55C5" w:rsidP="000A55C5">
      <w:pPr>
        <w:pStyle w:val="Heading2"/>
        <w:spacing w:before="240"/>
        <w:ind w:left="1152"/>
        <w:jc w:val="both"/>
      </w:pPr>
      <w:bookmarkStart w:id="74" w:name="_Toc344810200"/>
      <w:r>
        <w:t>Support for Manual Data Entry</w:t>
      </w:r>
      <w:bookmarkEnd w:id="72"/>
      <w:bookmarkEnd w:id="74"/>
    </w:p>
    <w:p w:rsidR="000A55C5" w:rsidRDefault="000A55C5" w:rsidP="000A55C5">
      <w:pPr>
        <w:ind w:left="1530" w:hanging="1530"/>
        <w:jc w:val="both"/>
      </w:pPr>
      <w:r>
        <w:t xml:space="preserve">                                                                                                      Where conducting mobile phone based assessments is not an option, </w:t>
      </w:r>
      <w:r w:rsidR="00D356F1">
        <w:t>GoAssess</w:t>
      </w:r>
      <w:r>
        <w:t xml:space="preserve"> also supports gathering assessment data using traditional paper-based assessments. You can subsequently enter the data into the </w:t>
      </w:r>
      <w:r w:rsidR="00D356F1">
        <w:t>GoAssess</w:t>
      </w:r>
      <w:r>
        <w:t xml:space="preserve"> by using convenient browser-based pages for inputting data. </w:t>
      </w:r>
    </w:p>
    <w:p w:rsidR="00C32169" w:rsidRDefault="00C32169" w:rsidP="00462C02">
      <w:pPr>
        <w:pStyle w:val="Heading2"/>
        <w:ind w:left="990" w:firstLine="90"/>
      </w:pPr>
      <w:bookmarkStart w:id="75" w:name="_Toc344810201"/>
      <w:r>
        <w:t>Collect Responses online</w:t>
      </w:r>
      <w:bookmarkEnd w:id="75"/>
    </w:p>
    <w:p w:rsidR="008A2DAA" w:rsidRDefault="00EE0393" w:rsidP="008A2DAA">
      <w:pPr>
        <w:ind w:left="1530"/>
        <w:rPr>
          <w:i/>
        </w:rPr>
      </w:pPr>
      <w:r>
        <w:rPr>
          <w:i/>
        </w:rPr>
        <w:t xml:space="preserve"> Once Assessment</w:t>
      </w:r>
      <w:r w:rsidR="00BC0398">
        <w:rPr>
          <w:i/>
        </w:rPr>
        <w:t xml:space="preserve"> is published</w:t>
      </w:r>
      <w:r w:rsidR="00195756">
        <w:rPr>
          <w:i/>
        </w:rPr>
        <w:t xml:space="preserve"> </w:t>
      </w:r>
      <w:r w:rsidR="00526251">
        <w:rPr>
          <w:i/>
        </w:rPr>
        <w:t>f</w:t>
      </w:r>
      <w:r w:rsidR="00195756">
        <w:rPr>
          <w:i/>
        </w:rPr>
        <w:t>ollow</w:t>
      </w:r>
      <w:r w:rsidR="008A2DAA" w:rsidRPr="00500695">
        <w:rPr>
          <w:i/>
        </w:rPr>
        <w:t xml:space="preserve"> these steps </w:t>
      </w:r>
      <w:r w:rsidR="00526251">
        <w:rPr>
          <w:i/>
        </w:rPr>
        <w:t xml:space="preserve">to </w:t>
      </w:r>
      <w:proofErr w:type="gramStart"/>
      <w:r w:rsidR="00526251">
        <w:rPr>
          <w:i/>
        </w:rPr>
        <w:t>Collect</w:t>
      </w:r>
      <w:proofErr w:type="gramEnd"/>
      <w:r w:rsidR="00526251">
        <w:rPr>
          <w:i/>
        </w:rPr>
        <w:t xml:space="preserve"> response o</w:t>
      </w:r>
      <w:r>
        <w:rPr>
          <w:i/>
        </w:rPr>
        <w:t>nline</w:t>
      </w:r>
    </w:p>
    <w:p w:rsidR="003A0407" w:rsidRDefault="003A0407" w:rsidP="000D7767">
      <w:pPr>
        <w:pStyle w:val="ListParagraph"/>
        <w:numPr>
          <w:ilvl w:val="0"/>
          <w:numId w:val="34"/>
        </w:numPr>
      </w:pPr>
      <w:r>
        <w:t>Create an Assessment</w:t>
      </w:r>
    </w:p>
    <w:p w:rsidR="008A2DAA" w:rsidRDefault="008A2DAA" w:rsidP="000D7767">
      <w:pPr>
        <w:pStyle w:val="ListParagraph"/>
        <w:numPr>
          <w:ilvl w:val="0"/>
          <w:numId w:val="34"/>
        </w:numPr>
      </w:pPr>
      <w:r>
        <w:t>S</w:t>
      </w:r>
      <w:r w:rsidR="003A0407">
        <w:t xml:space="preserve">elect Collect </w:t>
      </w:r>
    </w:p>
    <w:p w:rsidR="008A2DAA" w:rsidRDefault="00925C19" w:rsidP="000D7767">
      <w:pPr>
        <w:pStyle w:val="ListParagraph"/>
        <w:numPr>
          <w:ilvl w:val="0"/>
          <w:numId w:val="34"/>
        </w:numPr>
      </w:pPr>
      <w:r>
        <w:t>Click at the name of the a</w:t>
      </w:r>
      <w:r w:rsidR="003A0407">
        <w:t>ssessment</w:t>
      </w:r>
    </w:p>
    <w:p w:rsidR="008A2DAA" w:rsidRDefault="003A0407" w:rsidP="000D7767">
      <w:pPr>
        <w:pStyle w:val="ListParagraph"/>
        <w:numPr>
          <w:ilvl w:val="0"/>
          <w:numId w:val="34"/>
        </w:numPr>
      </w:pPr>
      <w:r>
        <w:t>Add response</w:t>
      </w:r>
    </w:p>
    <w:p w:rsidR="008A2DAA" w:rsidRDefault="008A2DAA" w:rsidP="000D7767">
      <w:pPr>
        <w:pStyle w:val="ListParagraph"/>
        <w:numPr>
          <w:ilvl w:val="0"/>
          <w:numId w:val="34"/>
        </w:numPr>
      </w:pPr>
      <w:r>
        <w:t>Pres</w:t>
      </w:r>
      <w:r w:rsidR="003A0407">
        <w:t xml:space="preserve">s </w:t>
      </w:r>
      <w:r w:rsidR="00925C19">
        <w:t>‘</w:t>
      </w:r>
      <w:r w:rsidR="003A0407">
        <w:t>Save and Close</w:t>
      </w:r>
      <w:r w:rsidR="00925C19">
        <w:t>’ , press ‘S</w:t>
      </w:r>
      <w:r w:rsidR="009D3D91">
        <w:t>ave and Add new Record</w:t>
      </w:r>
      <w:r w:rsidR="00925C19">
        <w:t>’</w:t>
      </w:r>
      <w:r w:rsidR="0099217C">
        <w:t xml:space="preserve"> to add more responses</w:t>
      </w:r>
    </w:p>
    <w:p w:rsidR="004B72FD" w:rsidRDefault="009D3D91" w:rsidP="004B72FD">
      <w:pPr>
        <w:pStyle w:val="ListParagraph"/>
        <w:tabs>
          <w:tab w:val="left" w:pos="180"/>
        </w:tabs>
        <w:ind w:left="180"/>
      </w:pPr>
      <w:r>
        <w:rPr>
          <w:noProof/>
        </w:rPr>
        <w:drawing>
          <wp:inline distT="0" distB="0" distL="0" distR="0">
            <wp:extent cx="6007100" cy="4672189"/>
            <wp:effectExtent l="19050" t="0" r="0" b="0"/>
            <wp:docPr id="53" name="Picture 30" descr="D:\Tahira downloads\14-11-2012\online data 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ahira downloads\14-11-2012\online data entry.jpg"/>
                    <pic:cNvPicPr>
                      <a:picLocks noChangeAspect="1" noChangeArrowheads="1"/>
                    </pic:cNvPicPr>
                  </pic:nvPicPr>
                  <pic:blipFill>
                    <a:blip r:embed="rId44" cstate="print"/>
                    <a:srcRect/>
                    <a:stretch>
                      <a:fillRect/>
                    </a:stretch>
                  </pic:blipFill>
                  <pic:spPr bwMode="auto">
                    <a:xfrm>
                      <a:off x="0" y="0"/>
                      <a:ext cx="6007100" cy="4672189"/>
                    </a:xfrm>
                    <a:prstGeom prst="rect">
                      <a:avLst/>
                    </a:prstGeom>
                    <a:noFill/>
                    <a:ln w="9525">
                      <a:noFill/>
                      <a:miter lim="800000"/>
                      <a:headEnd/>
                      <a:tailEnd/>
                    </a:ln>
                  </pic:spPr>
                </pic:pic>
              </a:graphicData>
            </a:graphic>
          </wp:inline>
        </w:drawing>
      </w:r>
    </w:p>
    <w:p w:rsidR="00153D5C" w:rsidRDefault="00153D5C" w:rsidP="00462C02">
      <w:pPr>
        <w:pStyle w:val="Heading2"/>
        <w:ind w:left="990" w:firstLine="90"/>
      </w:pPr>
      <w:bookmarkStart w:id="76" w:name="_Toc344810202"/>
      <w:r>
        <w:t xml:space="preserve">Create Duplicate </w:t>
      </w:r>
      <w:r w:rsidR="00401ED3">
        <w:t>of Published</w:t>
      </w:r>
      <w:r w:rsidR="003B1B9E">
        <w:t xml:space="preserve"> </w:t>
      </w:r>
      <w:r>
        <w:t>Assessment</w:t>
      </w:r>
      <w:bookmarkEnd w:id="76"/>
    </w:p>
    <w:p w:rsidR="00301DBA" w:rsidRDefault="00195756" w:rsidP="00301DBA">
      <w:pPr>
        <w:ind w:left="1530"/>
        <w:rPr>
          <w:i/>
        </w:rPr>
      </w:pPr>
      <w:r>
        <w:rPr>
          <w:i/>
        </w:rPr>
        <w:t xml:space="preserve"> </w:t>
      </w:r>
      <w:r w:rsidR="00301DBA" w:rsidRPr="00500695">
        <w:rPr>
          <w:i/>
        </w:rPr>
        <w:t xml:space="preserve"> </w:t>
      </w:r>
      <w:r>
        <w:rPr>
          <w:i/>
        </w:rPr>
        <w:t xml:space="preserve"> Follow</w:t>
      </w:r>
      <w:r w:rsidR="00301DBA" w:rsidRPr="00500695">
        <w:rPr>
          <w:i/>
        </w:rPr>
        <w:t xml:space="preserve"> these steps </w:t>
      </w:r>
      <w:r>
        <w:rPr>
          <w:i/>
        </w:rPr>
        <w:t xml:space="preserve">to </w:t>
      </w:r>
      <w:proofErr w:type="gramStart"/>
      <w:r>
        <w:rPr>
          <w:i/>
        </w:rPr>
        <w:t>Duplicate</w:t>
      </w:r>
      <w:proofErr w:type="gramEnd"/>
      <w:r>
        <w:rPr>
          <w:i/>
        </w:rPr>
        <w:t xml:space="preserve"> published a</w:t>
      </w:r>
      <w:r w:rsidR="00301DBA">
        <w:rPr>
          <w:i/>
        </w:rPr>
        <w:t>ssessment</w:t>
      </w:r>
    </w:p>
    <w:p w:rsidR="00301DBA" w:rsidRDefault="00301DBA" w:rsidP="000D7767">
      <w:pPr>
        <w:pStyle w:val="ListParagraph"/>
        <w:numPr>
          <w:ilvl w:val="0"/>
          <w:numId w:val="34"/>
        </w:numPr>
      </w:pPr>
      <w:r>
        <w:t xml:space="preserve">Select Create </w:t>
      </w:r>
    </w:p>
    <w:p w:rsidR="00301DBA" w:rsidRDefault="00195756" w:rsidP="000D7767">
      <w:pPr>
        <w:pStyle w:val="ListParagraph"/>
        <w:numPr>
          <w:ilvl w:val="0"/>
          <w:numId w:val="34"/>
        </w:numPr>
      </w:pPr>
      <w:r>
        <w:t>Click Duplicate button b</w:t>
      </w:r>
      <w:r w:rsidR="00301DBA">
        <w:t xml:space="preserve">elow to the </w:t>
      </w:r>
      <w:r>
        <w:t>a</w:t>
      </w:r>
      <w:r w:rsidR="00301DBA">
        <w:t>ssessment name</w:t>
      </w:r>
      <w:r w:rsidR="008F75DB">
        <w:rPr>
          <w:noProof/>
        </w:rPr>
        <w:drawing>
          <wp:inline distT="0" distB="0" distL="0" distR="0">
            <wp:extent cx="314325" cy="371475"/>
            <wp:effectExtent l="19050" t="0" r="9525" b="0"/>
            <wp:docPr id="25" name="Picture 15" descr="D:\Tahira downloads\14-11-2012\Duplicate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ahira downloads\14-11-2012\Duplicate button.jpg"/>
                    <pic:cNvPicPr>
                      <a:picLocks noChangeAspect="1" noChangeArrowheads="1"/>
                    </pic:cNvPicPr>
                  </pic:nvPicPr>
                  <pic:blipFill>
                    <a:blip r:embed="rId40" cstate="print"/>
                    <a:srcRect/>
                    <a:stretch>
                      <a:fillRect/>
                    </a:stretch>
                  </pic:blipFill>
                  <pic:spPr bwMode="auto">
                    <a:xfrm>
                      <a:off x="0" y="0"/>
                      <a:ext cx="314325" cy="371475"/>
                    </a:xfrm>
                    <a:prstGeom prst="rect">
                      <a:avLst/>
                    </a:prstGeom>
                    <a:noFill/>
                    <a:ln w="9525">
                      <a:noFill/>
                      <a:miter lim="800000"/>
                      <a:headEnd/>
                      <a:tailEnd/>
                    </a:ln>
                  </pic:spPr>
                </pic:pic>
              </a:graphicData>
            </a:graphic>
          </wp:inline>
        </w:drawing>
      </w:r>
    </w:p>
    <w:p w:rsidR="00301DBA" w:rsidRDefault="00301DBA" w:rsidP="000D7767">
      <w:pPr>
        <w:pStyle w:val="ListParagraph"/>
        <w:numPr>
          <w:ilvl w:val="0"/>
          <w:numId w:val="34"/>
        </w:numPr>
      </w:pPr>
      <w:r>
        <w:t xml:space="preserve">Enter New name </w:t>
      </w:r>
    </w:p>
    <w:p w:rsidR="00301DBA" w:rsidRDefault="00301DBA" w:rsidP="000D7767">
      <w:pPr>
        <w:pStyle w:val="ListParagraph"/>
        <w:numPr>
          <w:ilvl w:val="0"/>
          <w:numId w:val="34"/>
        </w:numPr>
      </w:pPr>
      <w:r>
        <w:t>Press OK</w:t>
      </w:r>
    </w:p>
    <w:p w:rsidR="003D53DF" w:rsidRDefault="003D53DF" w:rsidP="00462C02">
      <w:pPr>
        <w:pStyle w:val="Heading2"/>
        <w:ind w:left="990" w:firstLine="90"/>
      </w:pPr>
      <w:bookmarkStart w:id="77" w:name="_Toc344810203"/>
      <w:r>
        <w:t>Allow Specific users to collect response</w:t>
      </w:r>
      <w:bookmarkEnd w:id="77"/>
    </w:p>
    <w:p w:rsidR="004E216B" w:rsidRPr="004E216B" w:rsidRDefault="004E216B" w:rsidP="004E216B">
      <w:r>
        <w:rPr>
          <w:noProof/>
        </w:rPr>
        <w:drawing>
          <wp:inline distT="0" distB="0" distL="0" distR="0">
            <wp:extent cx="6007100" cy="4805680"/>
            <wp:effectExtent l="19050" t="0" r="0" b="0"/>
            <wp:docPr id="54" name="Picture 31" descr="D:\Tahira downloads\14-11-2012\collect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Tahira downloads\14-11-2012\collect settings.jpg"/>
                    <pic:cNvPicPr>
                      <a:picLocks noChangeAspect="1" noChangeArrowheads="1"/>
                    </pic:cNvPicPr>
                  </pic:nvPicPr>
                  <pic:blipFill>
                    <a:blip r:embed="rId45"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301DBA" w:rsidRDefault="00301DBA" w:rsidP="00301DBA">
      <w:pPr>
        <w:ind w:left="1530"/>
        <w:rPr>
          <w:i/>
        </w:rPr>
      </w:pPr>
      <w:r>
        <w:rPr>
          <w:i/>
        </w:rPr>
        <w:t>Once Assessment</w:t>
      </w:r>
      <w:r w:rsidR="00BC0398">
        <w:rPr>
          <w:i/>
        </w:rPr>
        <w:t xml:space="preserve"> is published,</w:t>
      </w:r>
      <w:r>
        <w:rPr>
          <w:i/>
        </w:rPr>
        <w:t xml:space="preserve"> </w:t>
      </w:r>
      <w:r w:rsidR="00195756">
        <w:rPr>
          <w:i/>
        </w:rPr>
        <w:t xml:space="preserve"> </w:t>
      </w:r>
      <w:r>
        <w:rPr>
          <w:i/>
        </w:rPr>
        <w:t xml:space="preserve"> </w:t>
      </w:r>
      <w:r w:rsidR="00195756">
        <w:rPr>
          <w:i/>
        </w:rPr>
        <w:t xml:space="preserve"> </w:t>
      </w:r>
      <w:proofErr w:type="gramStart"/>
      <w:r w:rsidR="00195756">
        <w:rPr>
          <w:i/>
        </w:rPr>
        <w:t>Follow</w:t>
      </w:r>
      <w:proofErr w:type="gramEnd"/>
      <w:r w:rsidRPr="00500695">
        <w:rPr>
          <w:i/>
        </w:rPr>
        <w:t xml:space="preserve"> these steps to </w:t>
      </w:r>
      <w:r>
        <w:rPr>
          <w:i/>
        </w:rPr>
        <w:t>Share</w:t>
      </w:r>
      <w:r w:rsidR="00195756">
        <w:rPr>
          <w:i/>
        </w:rPr>
        <w:t xml:space="preserve"> a</w:t>
      </w:r>
      <w:r>
        <w:rPr>
          <w:i/>
        </w:rPr>
        <w:t>ssessment with users (within organization)</w:t>
      </w:r>
    </w:p>
    <w:p w:rsidR="00301DBA" w:rsidRDefault="00301DBA" w:rsidP="000D7767">
      <w:pPr>
        <w:pStyle w:val="ListParagraph"/>
        <w:numPr>
          <w:ilvl w:val="0"/>
          <w:numId w:val="34"/>
        </w:numPr>
      </w:pPr>
      <w:r>
        <w:t>Select Collect</w:t>
      </w:r>
    </w:p>
    <w:p w:rsidR="00301DBA" w:rsidRDefault="00BC0398" w:rsidP="000D7767">
      <w:pPr>
        <w:pStyle w:val="ListParagraph"/>
        <w:numPr>
          <w:ilvl w:val="0"/>
          <w:numId w:val="34"/>
        </w:numPr>
      </w:pPr>
      <w:r>
        <w:t>Click Settings of particular</w:t>
      </w:r>
      <w:r w:rsidR="00301DBA">
        <w:t xml:space="preserve"> Assessment</w:t>
      </w:r>
    </w:p>
    <w:p w:rsidR="00301DBA" w:rsidRPr="003644B8" w:rsidRDefault="00301DBA" w:rsidP="000D7767">
      <w:pPr>
        <w:pStyle w:val="ListParagraph"/>
        <w:numPr>
          <w:ilvl w:val="0"/>
          <w:numId w:val="34"/>
        </w:numPr>
        <w:rPr>
          <w:u w:val="single"/>
        </w:rPr>
      </w:pPr>
      <w:r>
        <w:t>Check  the Users to Collect</w:t>
      </w:r>
      <w:r w:rsidR="003644B8">
        <w:t xml:space="preserve"> if there is not user in the list press </w:t>
      </w:r>
      <w:r w:rsidR="003644B8" w:rsidRPr="003644B8">
        <w:rPr>
          <w:u w:val="single"/>
        </w:rPr>
        <w:t>Add New User</w:t>
      </w:r>
    </w:p>
    <w:p w:rsidR="003644B8" w:rsidRDefault="003644B8" w:rsidP="003644B8">
      <w:pPr>
        <w:pStyle w:val="ListParagraph"/>
        <w:numPr>
          <w:ilvl w:val="0"/>
          <w:numId w:val="34"/>
        </w:numPr>
      </w:pPr>
      <w:r>
        <w:t>Add new user</w:t>
      </w:r>
    </w:p>
    <w:p w:rsidR="00A55A02" w:rsidRDefault="00A55A02" w:rsidP="003644B8">
      <w:pPr>
        <w:pStyle w:val="ListParagraph"/>
        <w:numPr>
          <w:ilvl w:val="0"/>
          <w:numId w:val="34"/>
        </w:numPr>
      </w:pPr>
      <w:r>
        <w:t>Check the user for Assessment collection</w:t>
      </w:r>
    </w:p>
    <w:p w:rsidR="00301DBA" w:rsidRDefault="00301DBA" w:rsidP="003644B8">
      <w:pPr>
        <w:pStyle w:val="ListParagraph"/>
        <w:numPr>
          <w:ilvl w:val="0"/>
          <w:numId w:val="34"/>
        </w:numPr>
      </w:pPr>
      <w:r>
        <w:t>Press OK button</w:t>
      </w:r>
    </w:p>
    <w:p w:rsidR="003644B8" w:rsidRDefault="003644B8" w:rsidP="003644B8">
      <w:pPr>
        <w:pStyle w:val="ListParagraph"/>
        <w:ind w:left="2880"/>
      </w:pPr>
    </w:p>
    <w:p w:rsidR="003644B8" w:rsidRDefault="003644B8" w:rsidP="003644B8">
      <w:pPr>
        <w:pStyle w:val="ListParagraph"/>
        <w:ind w:left="90"/>
      </w:pPr>
    </w:p>
    <w:p w:rsidR="00301DBA" w:rsidRDefault="007733B0" w:rsidP="00462C02">
      <w:pPr>
        <w:pStyle w:val="Heading2"/>
        <w:ind w:left="990" w:firstLine="90"/>
      </w:pPr>
      <w:bookmarkStart w:id="78" w:name="_Toc344810204"/>
      <w:r>
        <w:t xml:space="preserve">Allow specific users </w:t>
      </w:r>
      <w:r w:rsidR="00AF22AB">
        <w:t>for</w:t>
      </w:r>
      <w:r w:rsidR="003D53DF">
        <w:t xml:space="preserve"> Data Cleaning</w:t>
      </w:r>
      <w:bookmarkEnd w:id="78"/>
    </w:p>
    <w:p w:rsidR="00FF74C6" w:rsidRPr="00FF74C6" w:rsidRDefault="00FF74C6" w:rsidP="00FF74C6">
      <w:r>
        <w:rPr>
          <w:noProof/>
        </w:rPr>
        <w:drawing>
          <wp:inline distT="0" distB="0" distL="0" distR="0">
            <wp:extent cx="6007100" cy="3273275"/>
            <wp:effectExtent l="19050" t="0" r="0" b="0"/>
            <wp:docPr id="56" name="Picture 32" descr="D:\Tahira downloads\14-11-2012\Clean 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ahira downloads\14-11-2012\Clean role.jpg"/>
                    <pic:cNvPicPr>
                      <a:picLocks noChangeAspect="1" noChangeArrowheads="1"/>
                    </pic:cNvPicPr>
                  </pic:nvPicPr>
                  <pic:blipFill>
                    <a:blip r:embed="rId46" cstate="print"/>
                    <a:srcRect/>
                    <a:stretch>
                      <a:fillRect/>
                    </a:stretch>
                  </pic:blipFill>
                  <pic:spPr bwMode="auto">
                    <a:xfrm>
                      <a:off x="0" y="0"/>
                      <a:ext cx="6007100" cy="3273275"/>
                    </a:xfrm>
                    <a:prstGeom prst="rect">
                      <a:avLst/>
                    </a:prstGeom>
                    <a:noFill/>
                    <a:ln w="9525">
                      <a:noFill/>
                      <a:miter lim="800000"/>
                      <a:headEnd/>
                      <a:tailEnd/>
                    </a:ln>
                  </pic:spPr>
                </pic:pic>
              </a:graphicData>
            </a:graphic>
          </wp:inline>
        </w:drawing>
      </w:r>
    </w:p>
    <w:p w:rsidR="00301DBA" w:rsidRDefault="003D53DF" w:rsidP="00301DBA">
      <w:pPr>
        <w:ind w:left="1530"/>
        <w:rPr>
          <w:i/>
        </w:rPr>
      </w:pPr>
      <w:r>
        <w:t xml:space="preserve"> </w:t>
      </w:r>
      <w:r w:rsidR="00BC0398">
        <w:rPr>
          <w:i/>
        </w:rPr>
        <w:t>Once</w:t>
      </w:r>
      <w:r w:rsidR="00195756">
        <w:rPr>
          <w:i/>
        </w:rPr>
        <w:t xml:space="preserve"> a</w:t>
      </w:r>
      <w:r w:rsidR="00301DBA">
        <w:rPr>
          <w:i/>
        </w:rPr>
        <w:t>ssessment</w:t>
      </w:r>
      <w:r w:rsidR="00BC0398">
        <w:rPr>
          <w:i/>
        </w:rPr>
        <w:t xml:space="preserve"> is </w:t>
      </w:r>
      <w:proofErr w:type="gramStart"/>
      <w:r w:rsidR="00BC0398">
        <w:rPr>
          <w:i/>
        </w:rPr>
        <w:t>published</w:t>
      </w:r>
      <w:r w:rsidR="00301DBA">
        <w:rPr>
          <w:i/>
        </w:rPr>
        <w:t xml:space="preserve"> </w:t>
      </w:r>
      <w:r w:rsidR="00195756">
        <w:rPr>
          <w:i/>
        </w:rPr>
        <w:t xml:space="preserve"> follow</w:t>
      </w:r>
      <w:proofErr w:type="gramEnd"/>
      <w:r w:rsidR="00301DBA" w:rsidRPr="00500695">
        <w:rPr>
          <w:i/>
        </w:rPr>
        <w:t xml:space="preserve"> these steps to </w:t>
      </w:r>
      <w:r w:rsidR="00195756">
        <w:rPr>
          <w:i/>
        </w:rPr>
        <w:t xml:space="preserve">Share assessment  </w:t>
      </w:r>
      <w:r w:rsidR="00301DBA">
        <w:rPr>
          <w:i/>
        </w:rPr>
        <w:t>with users (within organization)</w:t>
      </w:r>
    </w:p>
    <w:p w:rsidR="00301DBA" w:rsidRDefault="00301DBA" w:rsidP="000D7767">
      <w:pPr>
        <w:pStyle w:val="ListParagraph"/>
        <w:numPr>
          <w:ilvl w:val="0"/>
          <w:numId w:val="34"/>
        </w:numPr>
      </w:pPr>
      <w:r>
        <w:t>Select Collect</w:t>
      </w:r>
    </w:p>
    <w:p w:rsidR="00301DBA" w:rsidRDefault="00301DBA" w:rsidP="000D7767">
      <w:pPr>
        <w:pStyle w:val="ListParagraph"/>
        <w:numPr>
          <w:ilvl w:val="0"/>
          <w:numId w:val="34"/>
        </w:numPr>
      </w:pPr>
      <w:r>
        <w:t>Click Settings of Assessment</w:t>
      </w:r>
    </w:p>
    <w:p w:rsidR="00301DBA" w:rsidRPr="003644B8" w:rsidRDefault="00301DBA" w:rsidP="000D7767">
      <w:pPr>
        <w:pStyle w:val="ListParagraph"/>
        <w:numPr>
          <w:ilvl w:val="0"/>
          <w:numId w:val="34"/>
        </w:numPr>
      </w:pPr>
      <w:r w:rsidRPr="003644B8">
        <w:t xml:space="preserve">Select </w:t>
      </w:r>
      <w:r w:rsidRPr="003644B8">
        <w:rPr>
          <w:b/>
          <w:i/>
        </w:rPr>
        <w:t>Clean</w:t>
      </w:r>
      <w:r w:rsidR="00236272" w:rsidRPr="003644B8">
        <w:t xml:space="preserve"> tab</w:t>
      </w:r>
    </w:p>
    <w:p w:rsidR="00301DBA" w:rsidRDefault="00301DBA" w:rsidP="000D7767">
      <w:pPr>
        <w:pStyle w:val="ListParagraph"/>
        <w:numPr>
          <w:ilvl w:val="0"/>
          <w:numId w:val="34"/>
        </w:numPr>
      </w:pPr>
      <w:r>
        <w:t>Check Users for Data cleaning</w:t>
      </w:r>
    </w:p>
    <w:p w:rsidR="00301DBA" w:rsidRDefault="00301DBA" w:rsidP="000D7767">
      <w:pPr>
        <w:pStyle w:val="ListParagraph"/>
        <w:numPr>
          <w:ilvl w:val="0"/>
          <w:numId w:val="34"/>
        </w:numPr>
      </w:pPr>
      <w:r>
        <w:t>Press OK</w:t>
      </w:r>
    </w:p>
    <w:p w:rsidR="0022779C" w:rsidRDefault="00A4227A" w:rsidP="00462C02">
      <w:pPr>
        <w:pStyle w:val="Heading2"/>
        <w:ind w:left="990" w:firstLine="90"/>
      </w:pPr>
      <w:bookmarkStart w:id="79" w:name="_Toc344810205"/>
      <w:r>
        <w:t>Allow Smart phone Collection</w:t>
      </w:r>
      <w:bookmarkEnd w:id="79"/>
    </w:p>
    <w:p w:rsidR="00301DBA" w:rsidRDefault="00BC0398" w:rsidP="002F445A">
      <w:pPr>
        <w:ind w:left="1440"/>
        <w:rPr>
          <w:i/>
        </w:rPr>
      </w:pPr>
      <w:r>
        <w:rPr>
          <w:i/>
        </w:rPr>
        <w:t xml:space="preserve">Once </w:t>
      </w:r>
      <w:r w:rsidR="00195756">
        <w:rPr>
          <w:i/>
        </w:rPr>
        <w:t>a</w:t>
      </w:r>
      <w:r w:rsidR="002F445A">
        <w:rPr>
          <w:i/>
        </w:rPr>
        <w:t>ssessment</w:t>
      </w:r>
      <w:r w:rsidR="00195756">
        <w:rPr>
          <w:i/>
        </w:rPr>
        <w:t xml:space="preserve"> is p</w:t>
      </w:r>
      <w:r>
        <w:rPr>
          <w:i/>
        </w:rPr>
        <w:t>ublished</w:t>
      </w:r>
      <w:r w:rsidR="00195756">
        <w:rPr>
          <w:i/>
        </w:rPr>
        <w:t xml:space="preserve"> follow</w:t>
      </w:r>
      <w:r w:rsidR="002F445A" w:rsidRPr="00500695">
        <w:rPr>
          <w:i/>
        </w:rPr>
        <w:t xml:space="preserve"> these steps to </w:t>
      </w:r>
      <w:r w:rsidR="00195756">
        <w:rPr>
          <w:i/>
        </w:rPr>
        <w:t>Share a</w:t>
      </w:r>
      <w:r w:rsidR="002F445A">
        <w:rPr>
          <w:i/>
        </w:rPr>
        <w:t>ssessment with users (within organization)</w:t>
      </w:r>
    </w:p>
    <w:p w:rsidR="002F445A" w:rsidRDefault="00236272" w:rsidP="00C324FF">
      <w:pPr>
        <w:pStyle w:val="ListParagraph"/>
        <w:numPr>
          <w:ilvl w:val="0"/>
          <w:numId w:val="35"/>
        </w:numPr>
      </w:pPr>
      <w:r>
        <w:t>Select Collect</w:t>
      </w:r>
    </w:p>
    <w:p w:rsidR="00236272" w:rsidRDefault="00236272" w:rsidP="00C324FF">
      <w:pPr>
        <w:pStyle w:val="ListParagraph"/>
        <w:numPr>
          <w:ilvl w:val="0"/>
          <w:numId w:val="35"/>
        </w:numPr>
      </w:pPr>
      <w:r>
        <w:t xml:space="preserve">Click </w:t>
      </w:r>
      <w:r w:rsidRPr="00236272">
        <w:rPr>
          <w:b/>
          <w:i/>
        </w:rPr>
        <w:t>smart phone</w:t>
      </w:r>
      <w:r>
        <w:rPr>
          <w:b/>
          <w:i/>
        </w:rPr>
        <w:t xml:space="preserve"> </w:t>
      </w:r>
      <w:r>
        <w:t>button available below to the assessment name</w:t>
      </w:r>
    </w:p>
    <w:p w:rsidR="00236272" w:rsidRDefault="00236272" w:rsidP="00C324FF">
      <w:pPr>
        <w:pStyle w:val="ListParagraph"/>
        <w:numPr>
          <w:ilvl w:val="0"/>
          <w:numId w:val="35"/>
        </w:numPr>
      </w:pPr>
      <w:r>
        <w:t>Click Settings</w:t>
      </w:r>
    </w:p>
    <w:p w:rsidR="00236272" w:rsidRDefault="00236272" w:rsidP="00C324FF">
      <w:pPr>
        <w:pStyle w:val="ListParagraph"/>
        <w:numPr>
          <w:ilvl w:val="0"/>
          <w:numId w:val="35"/>
        </w:numPr>
      </w:pPr>
      <w:r>
        <w:t>Check Users for collection</w:t>
      </w:r>
    </w:p>
    <w:p w:rsidR="00236272" w:rsidRPr="00301DBA" w:rsidRDefault="00236272" w:rsidP="00C324FF">
      <w:pPr>
        <w:pStyle w:val="ListParagraph"/>
        <w:numPr>
          <w:ilvl w:val="0"/>
          <w:numId w:val="35"/>
        </w:numPr>
      </w:pPr>
      <w:r>
        <w:t>Press OK</w:t>
      </w:r>
    </w:p>
    <w:p w:rsidR="00D45204" w:rsidRDefault="00D45204" w:rsidP="00462C02">
      <w:pPr>
        <w:pStyle w:val="Heading2"/>
        <w:ind w:left="990" w:firstLine="90"/>
      </w:pPr>
      <w:bookmarkStart w:id="80" w:name="_Toc344810206"/>
      <w:r>
        <w:t xml:space="preserve">Add </w:t>
      </w:r>
      <w:r w:rsidR="008A2DAA">
        <w:t>more</w:t>
      </w:r>
      <w:r>
        <w:t xml:space="preserve"> users for data Collection</w:t>
      </w:r>
      <w:r w:rsidR="00D14F84">
        <w:t xml:space="preserve"> from Collect</w:t>
      </w:r>
      <w:bookmarkEnd w:id="80"/>
    </w:p>
    <w:p w:rsidR="00623E68" w:rsidRDefault="00C834BB" w:rsidP="00D35430">
      <w:pPr>
        <w:ind w:left="2520" w:firstLine="4320"/>
        <w:rPr>
          <w:i/>
        </w:rPr>
      </w:pPr>
      <w:r>
        <w:rPr>
          <w:i/>
        </w:rPr>
        <w:t xml:space="preserve">    </w:t>
      </w:r>
      <w:r w:rsidR="00195756">
        <w:rPr>
          <w:i/>
        </w:rPr>
        <w:t xml:space="preserve"> </w:t>
      </w:r>
      <w:r w:rsidR="00623E68">
        <w:rPr>
          <w:i/>
        </w:rPr>
        <w:t xml:space="preserve"> </w:t>
      </w:r>
      <w:r w:rsidR="00195756">
        <w:rPr>
          <w:i/>
        </w:rPr>
        <w:t xml:space="preserve"> Follow</w:t>
      </w:r>
      <w:r w:rsidR="00623E68" w:rsidRPr="00500695">
        <w:rPr>
          <w:i/>
        </w:rPr>
        <w:t xml:space="preserve"> these steps to </w:t>
      </w:r>
      <w:r w:rsidR="00BC0820">
        <w:rPr>
          <w:i/>
        </w:rPr>
        <w:t xml:space="preserve">add New User to </w:t>
      </w:r>
      <w:r w:rsidR="00D356F1">
        <w:rPr>
          <w:i/>
        </w:rPr>
        <w:t>GoAssess</w:t>
      </w:r>
      <w:r w:rsidR="00BC0820">
        <w:rPr>
          <w:i/>
        </w:rPr>
        <w:t xml:space="preserve"> directory </w:t>
      </w:r>
    </w:p>
    <w:p w:rsidR="00D14F84" w:rsidRDefault="00D14F84" w:rsidP="000D7767">
      <w:pPr>
        <w:pStyle w:val="ListParagraph"/>
        <w:numPr>
          <w:ilvl w:val="0"/>
          <w:numId w:val="34"/>
        </w:numPr>
      </w:pPr>
      <w:r>
        <w:t>Select Collect</w:t>
      </w:r>
    </w:p>
    <w:p w:rsidR="00D14F84" w:rsidRDefault="00D14F84" w:rsidP="000D7767">
      <w:pPr>
        <w:pStyle w:val="ListParagraph"/>
        <w:numPr>
          <w:ilvl w:val="0"/>
          <w:numId w:val="34"/>
        </w:numPr>
      </w:pPr>
      <w:r>
        <w:t xml:space="preserve">Click Settings of </w:t>
      </w:r>
      <w:r w:rsidR="00D9430A">
        <w:t xml:space="preserve">Particular </w:t>
      </w:r>
      <w:r>
        <w:t>Assessment</w:t>
      </w:r>
    </w:p>
    <w:p w:rsidR="00D14F84" w:rsidRPr="00D14F84" w:rsidRDefault="00D14F84" w:rsidP="000D7767">
      <w:pPr>
        <w:pStyle w:val="ListParagraph"/>
        <w:numPr>
          <w:ilvl w:val="0"/>
          <w:numId w:val="34"/>
        </w:numPr>
      </w:pPr>
      <w:r>
        <w:t>Click add new user</w:t>
      </w:r>
    </w:p>
    <w:p w:rsidR="00D14F84" w:rsidRDefault="00D14F84" w:rsidP="000D7767">
      <w:pPr>
        <w:pStyle w:val="ListParagraph"/>
        <w:numPr>
          <w:ilvl w:val="0"/>
          <w:numId w:val="34"/>
        </w:numPr>
      </w:pPr>
      <w:r>
        <w:t>Press Create or Add New User</w:t>
      </w:r>
    </w:p>
    <w:p w:rsidR="00D14F84" w:rsidRDefault="00D14F84" w:rsidP="000D7767">
      <w:pPr>
        <w:pStyle w:val="ListParagraph"/>
        <w:numPr>
          <w:ilvl w:val="0"/>
          <w:numId w:val="34"/>
        </w:numPr>
      </w:pPr>
      <w:r>
        <w:t xml:space="preserve">Enter Email Id of user to search user in </w:t>
      </w:r>
      <w:r w:rsidR="00D356F1">
        <w:t>GoAssess</w:t>
      </w:r>
      <w:r>
        <w:t xml:space="preserve"> directory</w:t>
      </w:r>
    </w:p>
    <w:p w:rsidR="00E7102E" w:rsidRPr="00E7102E" w:rsidRDefault="00E7102E" w:rsidP="000D7767">
      <w:pPr>
        <w:pStyle w:val="ListParagraph"/>
        <w:numPr>
          <w:ilvl w:val="0"/>
          <w:numId w:val="34"/>
        </w:numPr>
      </w:pPr>
      <w:r>
        <w:t xml:space="preserve">Press </w:t>
      </w:r>
      <w:r w:rsidRPr="00E7102E">
        <w:rPr>
          <w:u w:val="single"/>
        </w:rPr>
        <w:t>Not in Directory? Add New User</w:t>
      </w:r>
    </w:p>
    <w:p w:rsidR="00E7102E" w:rsidRDefault="00E7102E" w:rsidP="000D7767">
      <w:pPr>
        <w:pStyle w:val="ListParagraph"/>
        <w:numPr>
          <w:ilvl w:val="0"/>
          <w:numId w:val="34"/>
        </w:numPr>
      </w:pPr>
      <w:r w:rsidRPr="00E7102E">
        <w:t>Enter</w:t>
      </w:r>
      <w:r>
        <w:t xml:space="preserve"> Full User Name</w:t>
      </w:r>
    </w:p>
    <w:p w:rsidR="00E7102E" w:rsidRDefault="00E7102E" w:rsidP="000D7767">
      <w:pPr>
        <w:pStyle w:val="ListParagraph"/>
        <w:numPr>
          <w:ilvl w:val="0"/>
          <w:numId w:val="34"/>
        </w:numPr>
      </w:pPr>
      <w:r>
        <w:t>Enter User Valid Email ID</w:t>
      </w:r>
    </w:p>
    <w:p w:rsidR="00E7102E" w:rsidRDefault="00E7102E" w:rsidP="000D7767">
      <w:pPr>
        <w:pStyle w:val="ListParagraph"/>
        <w:numPr>
          <w:ilvl w:val="0"/>
          <w:numId w:val="34"/>
        </w:numPr>
      </w:pPr>
      <w:r>
        <w:t>Press Add</w:t>
      </w:r>
    </w:p>
    <w:p w:rsidR="0086539E" w:rsidRDefault="0086539E" w:rsidP="000D7767">
      <w:pPr>
        <w:pStyle w:val="ListParagraph"/>
        <w:numPr>
          <w:ilvl w:val="0"/>
          <w:numId w:val="34"/>
        </w:numPr>
      </w:pPr>
      <w:r>
        <w:t>Click Add/view roles</w:t>
      </w:r>
    </w:p>
    <w:p w:rsidR="0086539E" w:rsidRDefault="0086539E" w:rsidP="000D7767">
      <w:pPr>
        <w:pStyle w:val="ListParagraph"/>
        <w:numPr>
          <w:ilvl w:val="0"/>
          <w:numId w:val="34"/>
        </w:numPr>
      </w:pPr>
      <w:r>
        <w:t>Check Collect From List</w:t>
      </w:r>
    </w:p>
    <w:p w:rsidR="0086539E" w:rsidRDefault="0086539E" w:rsidP="000D7767">
      <w:pPr>
        <w:pStyle w:val="ListParagraph"/>
        <w:numPr>
          <w:ilvl w:val="0"/>
          <w:numId w:val="34"/>
        </w:numPr>
      </w:pPr>
      <w:r>
        <w:t>Press Close of list</w:t>
      </w:r>
    </w:p>
    <w:p w:rsidR="00D9430A" w:rsidRPr="00E7102E" w:rsidRDefault="00D9430A" w:rsidP="000D7767">
      <w:pPr>
        <w:pStyle w:val="ListParagraph"/>
        <w:numPr>
          <w:ilvl w:val="0"/>
          <w:numId w:val="34"/>
        </w:numPr>
      </w:pPr>
      <w:r>
        <w:t>Check user name from settings of the assessment</w:t>
      </w:r>
    </w:p>
    <w:p w:rsidR="007733B0" w:rsidRDefault="007733B0" w:rsidP="00462C02">
      <w:pPr>
        <w:pStyle w:val="Heading2"/>
        <w:ind w:left="990" w:firstLine="90"/>
      </w:pPr>
      <w:bookmarkStart w:id="81" w:name="_Toc344810207"/>
      <w:r>
        <w:t>Send Assessment to anonymous user to collect response</w:t>
      </w:r>
      <w:bookmarkEnd w:id="81"/>
    </w:p>
    <w:p w:rsidR="00DC0A56" w:rsidRPr="00DC0A56" w:rsidRDefault="00DC0A56" w:rsidP="00DC0A56"/>
    <w:p w:rsidR="00DC0A56" w:rsidRDefault="00DC0A56" w:rsidP="00DC0A56">
      <w:pPr>
        <w:jc w:val="center"/>
      </w:pPr>
      <w:r>
        <w:rPr>
          <w:noProof/>
        </w:rPr>
        <w:drawing>
          <wp:inline distT="0" distB="0" distL="0" distR="0">
            <wp:extent cx="3733800" cy="1476375"/>
            <wp:effectExtent l="19050" t="0" r="0" b="0"/>
            <wp:docPr id="61" name="Picture 37" descr="D:\Tahira downloads\14-11-2012\anonymous use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Tahira downloads\14-11-2012\anonymous user link.jpg"/>
                    <pic:cNvPicPr>
                      <a:picLocks noChangeAspect="1" noChangeArrowheads="1"/>
                    </pic:cNvPicPr>
                  </pic:nvPicPr>
                  <pic:blipFill>
                    <a:blip r:embed="rId47" cstate="print"/>
                    <a:srcRect/>
                    <a:stretch>
                      <a:fillRect/>
                    </a:stretch>
                  </pic:blipFill>
                  <pic:spPr bwMode="auto">
                    <a:xfrm>
                      <a:off x="0" y="0"/>
                      <a:ext cx="3733800" cy="1476375"/>
                    </a:xfrm>
                    <a:prstGeom prst="rect">
                      <a:avLst/>
                    </a:prstGeom>
                    <a:noFill/>
                    <a:ln w="9525">
                      <a:noFill/>
                      <a:miter lim="800000"/>
                      <a:headEnd/>
                      <a:tailEnd/>
                    </a:ln>
                  </pic:spPr>
                </pic:pic>
              </a:graphicData>
            </a:graphic>
          </wp:inline>
        </w:drawing>
      </w:r>
    </w:p>
    <w:p w:rsidR="00BC0820" w:rsidRPr="00DC0A56" w:rsidRDefault="00195756" w:rsidP="00DC0A56">
      <w:pPr>
        <w:ind w:left="1440"/>
      </w:pPr>
      <w:r>
        <w:rPr>
          <w:i/>
        </w:rPr>
        <w:t xml:space="preserve"> </w:t>
      </w:r>
      <w:r w:rsidR="00BC0820">
        <w:rPr>
          <w:i/>
        </w:rPr>
        <w:t xml:space="preserve"> </w:t>
      </w:r>
      <w:r>
        <w:rPr>
          <w:i/>
        </w:rPr>
        <w:t xml:space="preserve"> Follow</w:t>
      </w:r>
      <w:r w:rsidR="00BC0820" w:rsidRPr="00500695">
        <w:rPr>
          <w:i/>
        </w:rPr>
        <w:t xml:space="preserve"> these steps to </w:t>
      </w:r>
      <w:r>
        <w:rPr>
          <w:i/>
        </w:rPr>
        <w:t>send a</w:t>
      </w:r>
      <w:r w:rsidR="00D74CBD">
        <w:rPr>
          <w:i/>
        </w:rPr>
        <w:t xml:space="preserve">ssessment to anonymous user to collect response </w:t>
      </w:r>
    </w:p>
    <w:p w:rsidR="00BC0820" w:rsidRDefault="00BC0820" w:rsidP="000D7767">
      <w:pPr>
        <w:pStyle w:val="ListParagraph"/>
        <w:numPr>
          <w:ilvl w:val="0"/>
          <w:numId w:val="34"/>
        </w:numPr>
      </w:pPr>
      <w:r>
        <w:t>Select Collect</w:t>
      </w:r>
    </w:p>
    <w:p w:rsidR="00BC0820" w:rsidRDefault="00BC0820" w:rsidP="000D7767">
      <w:pPr>
        <w:pStyle w:val="ListParagraph"/>
        <w:numPr>
          <w:ilvl w:val="0"/>
          <w:numId w:val="34"/>
        </w:numPr>
      </w:pPr>
      <w:r>
        <w:t xml:space="preserve">Click Settings of </w:t>
      </w:r>
      <w:r w:rsidR="00D9430A">
        <w:t>particular</w:t>
      </w:r>
      <w:r w:rsidR="00195756">
        <w:t xml:space="preserve"> a</w:t>
      </w:r>
      <w:r>
        <w:t>ssessment</w:t>
      </w:r>
    </w:p>
    <w:p w:rsidR="00195756" w:rsidRDefault="00195756" w:rsidP="000D7767">
      <w:pPr>
        <w:pStyle w:val="ListParagraph"/>
        <w:numPr>
          <w:ilvl w:val="0"/>
          <w:numId w:val="34"/>
        </w:numPr>
      </w:pPr>
      <w:r>
        <w:t>Enter Email address</w:t>
      </w:r>
      <w:r w:rsidR="00E47B87">
        <w:t xml:space="preserve"> of Anonymous user </w:t>
      </w:r>
    </w:p>
    <w:p w:rsidR="00E47B87" w:rsidRDefault="00E47B87" w:rsidP="000D7767">
      <w:pPr>
        <w:pStyle w:val="ListParagraph"/>
        <w:numPr>
          <w:ilvl w:val="0"/>
          <w:numId w:val="34"/>
        </w:numPr>
      </w:pPr>
      <w:r>
        <w:t>Press OK</w:t>
      </w:r>
    </w:p>
    <w:p w:rsidR="00E47B87" w:rsidRDefault="00F2421B" w:rsidP="00462C02">
      <w:pPr>
        <w:pStyle w:val="Heading2"/>
        <w:ind w:left="990" w:firstLine="90"/>
      </w:pPr>
      <w:bookmarkStart w:id="82" w:name="_Toc344810208"/>
      <w:r>
        <w:t>Attach Assessment web link on your website</w:t>
      </w:r>
      <w:bookmarkEnd w:id="82"/>
    </w:p>
    <w:p w:rsidR="00DC0A56" w:rsidRPr="00DC0A56" w:rsidRDefault="00DC0A56" w:rsidP="00DC0A56">
      <w:pPr>
        <w:jc w:val="center"/>
      </w:pPr>
      <w:r>
        <w:rPr>
          <w:noProof/>
        </w:rPr>
        <w:drawing>
          <wp:inline distT="0" distB="0" distL="0" distR="0">
            <wp:extent cx="3914775" cy="638175"/>
            <wp:effectExtent l="19050" t="0" r="9525" b="0"/>
            <wp:docPr id="60" name="Picture 36" descr="D:\Tahira downloads\14-11-2012\web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Tahira downloads\14-11-2012\weblink.jpg"/>
                    <pic:cNvPicPr>
                      <a:picLocks noChangeAspect="1" noChangeArrowheads="1"/>
                    </pic:cNvPicPr>
                  </pic:nvPicPr>
                  <pic:blipFill>
                    <a:blip r:embed="rId48" cstate="print"/>
                    <a:srcRect/>
                    <a:stretch>
                      <a:fillRect/>
                    </a:stretch>
                  </pic:blipFill>
                  <pic:spPr bwMode="auto">
                    <a:xfrm>
                      <a:off x="0" y="0"/>
                      <a:ext cx="3914775" cy="638175"/>
                    </a:xfrm>
                    <a:prstGeom prst="rect">
                      <a:avLst/>
                    </a:prstGeom>
                    <a:noFill/>
                    <a:ln w="9525">
                      <a:noFill/>
                      <a:miter lim="800000"/>
                      <a:headEnd/>
                      <a:tailEnd/>
                    </a:ln>
                  </pic:spPr>
                </pic:pic>
              </a:graphicData>
            </a:graphic>
          </wp:inline>
        </w:drawing>
      </w:r>
    </w:p>
    <w:p w:rsidR="00084B79" w:rsidRDefault="00DC0A56" w:rsidP="00DC0A56">
      <w:pPr>
        <w:ind w:left="1350"/>
        <w:rPr>
          <w:i/>
        </w:rPr>
      </w:pPr>
      <w:r>
        <w:rPr>
          <w:i/>
        </w:rPr>
        <w:t xml:space="preserve">   </w:t>
      </w:r>
      <w:r w:rsidR="00195756">
        <w:rPr>
          <w:i/>
        </w:rPr>
        <w:t xml:space="preserve"> </w:t>
      </w:r>
      <w:r w:rsidR="00084B79">
        <w:rPr>
          <w:i/>
        </w:rPr>
        <w:t xml:space="preserve"> </w:t>
      </w:r>
      <w:r w:rsidR="00195756">
        <w:rPr>
          <w:i/>
        </w:rPr>
        <w:t xml:space="preserve"> Follow these steps </w:t>
      </w:r>
      <w:r w:rsidR="00084B79">
        <w:rPr>
          <w:i/>
        </w:rPr>
        <w:t>to At</w:t>
      </w:r>
      <w:r w:rsidR="00195756">
        <w:rPr>
          <w:i/>
        </w:rPr>
        <w:t>tach assessment Web-Link to</w:t>
      </w:r>
      <w:r w:rsidR="00D9430A">
        <w:rPr>
          <w:i/>
        </w:rPr>
        <w:t xml:space="preserve"> a</w:t>
      </w:r>
      <w:r w:rsidR="00084B79">
        <w:rPr>
          <w:i/>
        </w:rPr>
        <w:t xml:space="preserve"> website </w:t>
      </w:r>
    </w:p>
    <w:p w:rsidR="00084B79" w:rsidRDefault="00084B79" w:rsidP="000D7767">
      <w:pPr>
        <w:pStyle w:val="ListParagraph"/>
        <w:numPr>
          <w:ilvl w:val="0"/>
          <w:numId w:val="34"/>
        </w:numPr>
      </w:pPr>
      <w:r>
        <w:t>Select Collect</w:t>
      </w:r>
    </w:p>
    <w:p w:rsidR="00084B79" w:rsidRDefault="00D9430A" w:rsidP="000D7767">
      <w:pPr>
        <w:pStyle w:val="ListParagraph"/>
        <w:numPr>
          <w:ilvl w:val="0"/>
          <w:numId w:val="34"/>
        </w:numPr>
      </w:pPr>
      <w:r>
        <w:t>Click Settings of particular</w:t>
      </w:r>
      <w:r w:rsidR="00084B79">
        <w:t xml:space="preserve"> Assessment</w:t>
      </w:r>
    </w:p>
    <w:p w:rsidR="00084B79" w:rsidRDefault="00C834BB" w:rsidP="000D7767">
      <w:pPr>
        <w:pStyle w:val="ListParagraph"/>
        <w:numPr>
          <w:ilvl w:val="0"/>
          <w:numId w:val="34"/>
        </w:numPr>
      </w:pPr>
      <w:r>
        <w:t>Copy web-Link and attach it to</w:t>
      </w:r>
      <w:r w:rsidR="00D9430A">
        <w:t xml:space="preserve"> </w:t>
      </w:r>
      <w:r w:rsidR="00130689">
        <w:t xml:space="preserve">website </w:t>
      </w:r>
    </w:p>
    <w:p w:rsidR="00084B79" w:rsidRDefault="00084B79" w:rsidP="000D7767">
      <w:pPr>
        <w:pStyle w:val="ListParagraph"/>
        <w:numPr>
          <w:ilvl w:val="0"/>
          <w:numId w:val="34"/>
        </w:numPr>
      </w:pPr>
      <w:r>
        <w:t>Press OK</w:t>
      </w:r>
    </w:p>
    <w:p w:rsidR="00F2421B" w:rsidRDefault="00F2421B" w:rsidP="00462C02">
      <w:pPr>
        <w:pStyle w:val="Heading2"/>
        <w:ind w:left="990" w:firstLine="90"/>
      </w:pPr>
      <w:bookmarkStart w:id="83" w:name="_Toc344810209"/>
      <w:r>
        <w:t>Delete Assessment</w:t>
      </w:r>
      <w:bookmarkEnd w:id="83"/>
    </w:p>
    <w:p w:rsidR="006710C5" w:rsidRDefault="00195756" w:rsidP="00DC0A56">
      <w:pPr>
        <w:ind w:left="1440" w:right="-170" w:firstLine="2160"/>
        <w:rPr>
          <w:i/>
        </w:rPr>
      </w:pPr>
      <w:r>
        <w:rPr>
          <w:i/>
        </w:rPr>
        <w:t xml:space="preserve"> </w:t>
      </w:r>
      <w:r w:rsidR="006710C5">
        <w:rPr>
          <w:i/>
        </w:rPr>
        <w:t xml:space="preserve"> </w:t>
      </w:r>
      <w:r>
        <w:rPr>
          <w:i/>
        </w:rPr>
        <w:t xml:space="preserve"> Follow these </w:t>
      </w:r>
      <w:proofErr w:type="gramStart"/>
      <w:r>
        <w:rPr>
          <w:i/>
        </w:rPr>
        <w:t xml:space="preserve">steps </w:t>
      </w:r>
      <w:r w:rsidR="006710C5">
        <w:rPr>
          <w:i/>
        </w:rPr>
        <w:t xml:space="preserve"> to</w:t>
      </w:r>
      <w:proofErr w:type="gramEnd"/>
      <w:r w:rsidR="006710C5">
        <w:rPr>
          <w:i/>
        </w:rPr>
        <w:t xml:space="preserve"> </w:t>
      </w:r>
      <w:r w:rsidR="0075071D">
        <w:rPr>
          <w:i/>
        </w:rPr>
        <w:t xml:space="preserve">Delete </w:t>
      </w:r>
      <w:r>
        <w:rPr>
          <w:i/>
        </w:rPr>
        <w:t>an a</w:t>
      </w:r>
      <w:r w:rsidR="0075071D">
        <w:rPr>
          <w:i/>
        </w:rPr>
        <w:t>ssessment</w:t>
      </w:r>
      <w:r w:rsidR="006710C5">
        <w:rPr>
          <w:i/>
        </w:rPr>
        <w:t xml:space="preserve"> </w:t>
      </w:r>
    </w:p>
    <w:p w:rsidR="006710C5" w:rsidRDefault="006710C5" w:rsidP="000D7767">
      <w:pPr>
        <w:pStyle w:val="ListParagraph"/>
        <w:numPr>
          <w:ilvl w:val="0"/>
          <w:numId w:val="34"/>
        </w:numPr>
      </w:pPr>
      <w:r>
        <w:t>Select Collect</w:t>
      </w:r>
    </w:p>
    <w:p w:rsidR="00612419" w:rsidRDefault="00612419" w:rsidP="000D7767">
      <w:pPr>
        <w:pStyle w:val="ListParagraph"/>
        <w:numPr>
          <w:ilvl w:val="0"/>
          <w:numId w:val="34"/>
        </w:numPr>
      </w:pPr>
      <w:r>
        <w:t>Click Delete Button</w:t>
      </w:r>
    </w:p>
    <w:p w:rsidR="00612419" w:rsidRDefault="00612419" w:rsidP="000D7767">
      <w:pPr>
        <w:pStyle w:val="ListParagraph"/>
        <w:numPr>
          <w:ilvl w:val="0"/>
          <w:numId w:val="34"/>
        </w:numPr>
      </w:pPr>
      <w:r>
        <w:t>Press Delete for Dialogue box</w:t>
      </w:r>
    </w:p>
    <w:p w:rsidR="002A788D" w:rsidRDefault="002A788D" w:rsidP="00697188">
      <w:pPr>
        <w:pStyle w:val="Heading1"/>
        <w:numPr>
          <w:ilvl w:val="0"/>
          <w:numId w:val="1"/>
        </w:numPr>
      </w:pPr>
      <w:bookmarkStart w:id="84" w:name="_Toc344810210"/>
      <w:r>
        <w:t>Collect via Smart Phones (Android)</w:t>
      </w:r>
      <w:bookmarkEnd w:id="84"/>
    </w:p>
    <w:p w:rsidR="002A788D" w:rsidRDefault="002A788D" w:rsidP="002A788D">
      <w:pPr>
        <w:ind w:left="360" w:firstLine="1800"/>
        <w:jc w:val="both"/>
      </w:pPr>
      <w:r>
        <w:t xml:space="preserve">                                                               Once an assessment has been approved in GoAssess, agents in the field can use mobile phones to gather assessment data. Using mobile phones to gather is both faster and less error-prone – especially in high sensitivity areas and populations. Data gathered in the field can then be imported into the GoAssess system by means of a PC.</w:t>
      </w:r>
    </w:p>
    <w:p w:rsidR="00FD79F5" w:rsidRDefault="00FD79F5" w:rsidP="00C324FF">
      <w:pPr>
        <w:pStyle w:val="Heading2"/>
        <w:numPr>
          <w:ilvl w:val="0"/>
          <w:numId w:val="44"/>
        </w:numPr>
      </w:pPr>
      <w:bookmarkStart w:id="85" w:name="_Toc344810211"/>
      <w:r>
        <w:t>Download and install GoAssess</w:t>
      </w:r>
      <w:bookmarkEnd w:id="85"/>
    </w:p>
    <w:p w:rsidR="00636098" w:rsidRPr="00636098" w:rsidRDefault="00636098" w:rsidP="00636098">
      <w:pPr>
        <w:pStyle w:val="ListParagraph"/>
        <w:ind w:left="1800"/>
        <w:jc w:val="both"/>
        <w:rPr>
          <w:i/>
        </w:rPr>
      </w:pPr>
      <w:r w:rsidRPr="00636098">
        <w:rPr>
          <w:i/>
        </w:rPr>
        <w:t xml:space="preserve">Follow these steps to </w:t>
      </w:r>
      <w:r>
        <w:rPr>
          <w:i/>
        </w:rPr>
        <w:t>download and install GoAssess on smart phone</w:t>
      </w:r>
    </w:p>
    <w:p w:rsidR="00636098" w:rsidRPr="00636098" w:rsidRDefault="0005281E" w:rsidP="00C324FF">
      <w:pPr>
        <w:pStyle w:val="ListParagraph"/>
        <w:numPr>
          <w:ilvl w:val="0"/>
          <w:numId w:val="45"/>
        </w:numPr>
        <w:ind w:left="2250" w:hanging="450"/>
        <w:jc w:val="both"/>
      </w:pPr>
      <w:r>
        <w:t xml:space="preserve">Go to </w:t>
      </w:r>
      <w:r w:rsidR="00FD79F5">
        <w:t xml:space="preserve">GoAssess website </w:t>
      </w:r>
      <w:hyperlink r:id="rId49" w:history="1">
        <w:r w:rsidR="00FD79F5" w:rsidRPr="0006614F">
          <w:rPr>
            <w:rStyle w:val="Hyperlink"/>
          </w:rPr>
          <w:t>www.Goassess.com</w:t>
        </w:r>
      </w:hyperlink>
      <w:r>
        <w:t xml:space="preserve"> from your Mobile phone</w:t>
      </w:r>
      <w:r w:rsidR="00FD79F5">
        <w:rPr>
          <w:color w:val="548DD4" w:themeColor="text2" w:themeTint="99"/>
          <w:u w:val="single"/>
        </w:rPr>
        <w:t xml:space="preserve"> </w:t>
      </w:r>
    </w:p>
    <w:p w:rsidR="00FD79F5" w:rsidRDefault="00636098" w:rsidP="00C324FF">
      <w:pPr>
        <w:pStyle w:val="ListParagraph"/>
        <w:numPr>
          <w:ilvl w:val="0"/>
          <w:numId w:val="45"/>
        </w:numPr>
        <w:ind w:left="2250" w:hanging="450"/>
        <w:jc w:val="both"/>
      </w:pPr>
      <w:r>
        <w:t xml:space="preserve">Click </w:t>
      </w:r>
      <w:r w:rsidR="00FD79F5" w:rsidRPr="00296145">
        <w:t xml:space="preserve"> </w:t>
      </w:r>
      <w:r w:rsidR="0005281E">
        <w:t xml:space="preserve">and download </w:t>
      </w:r>
      <w:hyperlink r:id="rId50" w:history="1">
        <w:r w:rsidR="00FD79F5">
          <w:rPr>
            <w:rStyle w:val="Hyperlink"/>
            <w:color w:val="003366"/>
          </w:rPr>
          <w:t>GoAssess Android Application</w:t>
        </w:r>
      </w:hyperlink>
    </w:p>
    <w:p w:rsidR="00FD79F5" w:rsidRDefault="00FD79F5" w:rsidP="00C324FF">
      <w:pPr>
        <w:pStyle w:val="ListParagraph"/>
        <w:numPr>
          <w:ilvl w:val="0"/>
          <w:numId w:val="45"/>
        </w:numPr>
        <w:ind w:left="2250" w:hanging="450"/>
        <w:jc w:val="both"/>
      </w:pPr>
      <w:r>
        <w:t>Install Application</w:t>
      </w:r>
    </w:p>
    <w:p w:rsidR="00FD79F5" w:rsidRDefault="00FD79F5" w:rsidP="00C324FF">
      <w:pPr>
        <w:pStyle w:val="Heading2"/>
        <w:numPr>
          <w:ilvl w:val="0"/>
          <w:numId w:val="44"/>
        </w:numPr>
      </w:pPr>
      <w:bookmarkStart w:id="86" w:name="_Toc344810212"/>
      <w:r>
        <w:t>Get from Server</w:t>
      </w:r>
      <w:bookmarkEnd w:id="86"/>
      <w:r w:rsidR="002A788D" w:rsidRPr="00004CA8">
        <w:t xml:space="preserve"> </w:t>
      </w:r>
    </w:p>
    <w:p w:rsidR="0005281E" w:rsidRPr="00636098" w:rsidRDefault="0005281E" w:rsidP="0005281E">
      <w:pPr>
        <w:pStyle w:val="ListParagraph"/>
        <w:ind w:left="1800"/>
        <w:jc w:val="both"/>
        <w:rPr>
          <w:i/>
        </w:rPr>
      </w:pPr>
      <w:r w:rsidRPr="00636098">
        <w:rPr>
          <w:i/>
        </w:rPr>
        <w:t xml:space="preserve">Follow these steps to </w:t>
      </w:r>
      <w:r w:rsidR="00AE0ABC">
        <w:rPr>
          <w:i/>
        </w:rPr>
        <w:t>‘Get Assessment from server’</w:t>
      </w:r>
    </w:p>
    <w:p w:rsidR="0005281E" w:rsidRDefault="0005281E" w:rsidP="00C324FF">
      <w:pPr>
        <w:pStyle w:val="ListParagraph"/>
        <w:numPr>
          <w:ilvl w:val="0"/>
          <w:numId w:val="46"/>
        </w:numPr>
        <w:ind w:left="2250"/>
        <w:jc w:val="both"/>
      </w:pPr>
      <w:r>
        <w:t>Click Collect</w:t>
      </w:r>
    </w:p>
    <w:p w:rsidR="0005281E" w:rsidRDefault="0005281E" w:rsidP="00C324FF">
      <w:pPr>
        <w:pStyle w:val="ListParagraph"/>
        <w:numPr>
          <w:ilvl w:val="0"/>
          <w:numId w:val="46"/>
        </w:numPr>
        <w:ind w:left="2250"/>
        <w:jc w:val="both"/>
      </w:pPr>
      <w:r>
        <w:t>Login with valid user name and password</w:t>
      </w:r>
    </w:p>
    <w:p w:rsidR="00C9118D" w:rsidRDefault="0005281E" w:rsidP="00C324FF">
      <w:pPr>
        <w:pStyle w:val="ListParagraph"/>
        <w:numPr>
          <w:ilvl w:val="0"/>
          <w:numId w:val="46"/>
        </w:numPr>
        <w:ind w:left="2250"/>
        <w:jc w:val="both"/>
      </w:pPr>
      <w:r>
        <w:t xml:space="preserve">Click </w:t>
      </w:r>
      <w:r w:rsidR="00C9118D" w:rsidRPr="00C9118D">
        <w:t>G</w:t>
      </w:r>
      <w:r w:rsidR="00C9118D">
        <w:t xml:space="preserve">et from server </w:t>
      </w:r>
    </w:p>
    <w:p w:rsidR="00FD79F5" w:rsidRDefault="002A788D" w:rsidP="00C324FF">
      <w:pPr>
        <w:pStyle w:val="Heading2"/>
        <w:numPr>
          <w:ilvl w:val="0"/>
          <w:numId w:val="44"/>
        </w:numPr>
      </w:pPr>
      <w:r>
        <w:t xml:space="preserve"> </w:t>
      </w:r>
      <w:bookmarkStart w:id="87" w:name="_Toc344810213"/>
      <w:r w:rsidR="00FD79F5">
        <w:t>Start survey</w:t>
      </w:r>
      <w:bookmarkEnd w:id="87"/>
    </w:p>
    <w:p w:rsidR="00401AC4" w:rsidRPr="00636098" w:rsidRDefault="00401AC4" w:rsidP="00401AC4">
      <w:pPr>
        <w:pStyle w:val="ListParagraph"/>
        <w:ind w:left="1800"/>
        <w:jc w:val="both"/>
        <w:rPr>
          <w:i/>
        </w:rPr>
      </w:pPr>
      <w:r w:rsidRPr="00636098">
        <w:rPr>
          <w:i/>
        </w:rPr>
        <w:t xml:space="preserve">Follow these steps to </w:t>
      </w:r>
      <w:r>
        <w:rPr>
          <w:i/>
        </w:rPr>
        <w:t>‘Start survey’</w:t>
      </w:r>
    </w:p>
    <w:p w:rsidR="00401AC4" w:rsidRDefault="00401AC4" w:rsidP="00C324FF">
      <w:pPr>
        <w:pStyle w:val="ListParagraph"/>
        <w:numPr>
          <w:ilvl w:val="0"/>
          <w:numId w:val="47"/>
        </w:numPr>
        <w:ind w:left="2250"/>
        <w:jc w:val="both"/>
      </w:pPr>
      <w:r>
        <w:t>Click Collect</w:t>
      </w:r>
    </w:p>
    <w:p w:rsidR="00401AC4" w:rsidRDefault="00401AC4" w:rsidP="00C324FF">
      <w:pPr>
        <w:pStyle w:val="ListParagraph"/>
        <w:numPr>
          <w:ilvl w:val="0"/>
          <w:numId w:val="47"/>
        </w:numPr>
        <w:ind w:left="2250"/>
        <w:jc w:val="both"/>
      </w:pPr>
      <w:r>
        <w:t>Login with valid user name and password</w:t>
      </w:r>
    </w:p>
    <w:p w:rsidR="00401AC4" w:rsidRDefault="00401AC4" w:rsidP="00C324FF">
      <w:pPr>
        <w:pStyle w:val="ListParagraph"/>
        <w:numPr>
          <w:ilvl w:val="0"/>
          <w:numId w:val="47"/>
        </w:numPr>
        <w:ind w:left="2250"/>
        <w:jc w:val="both"/>
      </w:pPr>
      <w:r>
        <w:t xml:space="preserve">Click </w:t>
      </w:r>
      <w:r w:rsidRPr="00C9118D">
        <w:t>G</w:t>
      </w:r>
      <w:r>
        <w:t xml:space="preserve">et from server </w:t>
      </w:r>
    </w:p>
    <w:p w:rsidR="00401AC4" w:rsidRDefault="00401AC4" w:rsidP="00C324FF">
      <w:pPr>
        <w:pStyle w:val="ListParagraph"/>
        <w:numPr>
          <w:ilvl w:val="0"/>
          <w:numId w:val="47"/>
        </w:numPr>
        <w:ind w:left="2250"/>
        <w:jc w:val="both"/>
      </w:pPr>
      <w:r>
        <w:t>Click Start survey</w:t>
      </w:r>
    </w:p>
    <w:p w:rsidR="00401AC4" w:rsidRDefault="00401AC4" w:rsidP="00C324FF">
      <w:pPr>
        <w:pStyle w:val="ListParagraph"/>
        <w:numPr>
          <w:ilvl w:val="0"/>
          <w:numId w:val="47"/>
        </w:numPr>
        <w:ind w:left="2250"/>
        <w:jc w:val="both"/>
      </w:pPr>
      <w:r>
        <w:t>Click the Assessment name</w:t>
      </w:r>
    </w:p>
    <w:p w:rsidR="00401AC4" w:rsidRDefault="00401AC4" w:rsidP="00C324FF">
      <w:pPr>
        <w:pStyle w:val="ListParagraph"/>
        <w:numPr>
          <w:ilvl w:val="0"/>
          <w:numId w:val="47"/>
        </w:numPr>
        <w:ind w:left="2250"/>
        <w:jc w:val="both"/>
      </w:pPr>
      <w:r>
        <w:t>Press Next for next Question</w:t>
      </w:r>
    </w:p>
    <w:p w:rsidR="00401AC4" w:rsidRDefault="00401AC4" w:rsidP="00C324FF">
      <w:pPr>
        <w:pStyle w:val="ListParagraph"/>
        <w:numPr>
          <w:ilvl w:val="0"/>
          <w:numId w:val="47"/>
        </w:numPr>
        <w:ind w:left="2250"/>
        <w:jc w:val="both"/>
      </w:pPr>
      <w:r>
        <w:t>Press Previous to view/edit previous</w:t>
      </w:r>
    </w:p>
    <w:p w:rsidR="00401AC4" w:rsidRDefault="00401AC4" w:rsidP="00C324FF">
      <w:pPr>
        <w:pStyle w:val="ListParagraph"/>
        <w:numPr>
          <w:ilvl w:val="0"/>
          <w:numId w:val="47"/>
        </w:numPr>
        <w:ind w:left="2250"/>
        <w:jc w:val="both"/>
      </w:pPr>
      <w:r>
        <w:t xml:space="preserve">Press </w:t>
      </w:r>
      <w:r w:rsidR="00CD1768">
        <w:t>‘</w:t>
      </w:r>
      <w:r w:rsidRPr="00CD1768">
        <w:rPr>
          <w:highlight w:val="yellow"/>
        </w:rPr>
        <w:t>Add another record</w:t>
      </w:r>
      <w:r w:rsidR="00CD1768" w:rsidRPr="00CD1768">
        <w:rPr>
          <w:highlight w:val="yellow"/>
        </w:rPr>
        <w:t>’</w:t>
      </w:r>
      <w:r>
        <w:t xml:space="preserve"> to enter multiple responses</w:t>
      </w:r>
    </w:p>
    <w:p w:rsidR="00401AC4" w:rsidRPr="00CD1768" w:rsidRDefault="00401AC4" w:rsidP="00C324FF">
      <w:pPr>
        <w:pStyle w:val="ListParagraph"/>
        <w:numPr>
          <w:ilvl w:val="0"/>
          <w:numId w:val="47"/>
        </w:numPr>
        <w:ind w:left="2250"/>
        <w:jc w:val="both"/>
        <w:rPr>
          <w:highlight w:val="yellow"/>
        </w:rPr>
      </w:pPr>
      <w:r w:rsidRPr="00CD1768">
        <w:rPr>
          <w:highlight w:val="yellow"/>
        </w:rPr>
        <w:t>Press finish</w:t>
      </w:r>
      <w:r w:rsidR="00CD1768" w:rsidRPr="00CD1768">
        <w:rPr>
          <w:highlight w:val="yellow"/>
        </w:rPr>
        <w:t xml:space="preserve"> to finish</w:t>
      </w:r>
    </w:p>
    <w:p w:rsidR="00FD79F5" w:rsidRDefault="00FD79F5" w:rsidP="00C324FF">
      <w:pPr>
        <w:pStyle w:val="Heading2"/>
        <w:numPr>
          <w:ilvl w:val="0"/>
          <w:numId w:val="44"/>
        </w:numPr>
      </w:pPr>
      <w:bookmarkStart w:id="88" w:name="_Toc344810214"/>
      <w:r>
        <w:t>Send to Server</w:t>
      </w:r>
      <w:bookmarkEnd w:id="88"/>
    </w:p>
    <w:p w:rsidR="00CD1768" w:rsidRPr="00636098" w:rsidRDefault="00CD1768" w:rsidP="00CD1768">
      <w:pPr>
        <w:pStyle w:val="ListParagraph"/>
        <w:ind w:left="1800"/>
        <w:jc w:val="both"/>
        <w:rPr>
          <w:i/>
        </w:rPr>
      </w:pPr>
      <w:r w:rsidRPr="00636098">
        <w:rPr>
          <w:i/>
        </w:rPr>
        <w:t xml:space="preserve">Follow these steps to </w:t>
      </w:r>
      <w:r>
        <w:rPr>
          <w:i/>
        </w:rPr>
        <w:t>‘Send to server’</w:t>
      </w:r>
    </w:p>
    <w:p w:rsidR="00CD1768" w:rsidRDefault="00CD1768" w:rsidP="00C324FF">
      <w:pPr>
        <w:pStyle w:val="ListParagraph"/>
        <w:numPr>
          <w:ilvl w:val="0"/>
          <w:numId w:val="48"/>
        </w:numPr>
        <w:ind w:left="2250"/>
        <w:jc w:val="both"/>
      </w:pPr>
      <w:r>
        <w:t>Click Collect</w:t>
      </w:r>
    </w:p>
    <w:p w:rsidR="00CD1768" w:rsidRDefault="00CD1768" w:rsidP="00C324FF">
      <w:pPr>
        <w:pStyle w:val="ListParagraph"/>
        <w:numPr>
          <w:ilvl w:val="0"/>
          <w:numId w:val="48"/>
        </w:numPr>
        <w:ind w:left="2250"/>
        <w:jc w:val="both"/>
      </w:pPr>
      <w:r>
        <w:t>Login with valid user name and password</w:t>
      </w:r>
    </w:p>
    <w:p w:rsidR="00CD1768" w:rsidRDefault="00CD1768" w:rsidP="00C324FF">
      <w:pPr>
        <w:pStyle w:val="ListParagraph"/>
        <w:numPr>
          <w:ilvl w:val="0"/>
          <w:numId w:val="48"/>
        </w:numPr>
        <w:ind w:left="2250"/>
        <w:jc w:val="both"/>
      </w:pPr>
      <w:r>
        <w:t xml:space="preserve">Click </w:t>
      </w:r>
      <w:r w:rsidRPr="00C9118D">
        <w:t>G</w:t>
      </w:r>
      <w:r>
        <w:t xml:space="preserve">et from server </w:t>
      </w:r>
    </w:p>
    <w:p w:rsidR="00CD1768" w:rsidRDefault="00CD1768" w:rsidP="00C324FF">
      <w:pPr>
        <w:pStyle w:val="ListParagraph"/>
        <w:numPr>
          <w:ilvl w:val="0"/>
          <w:numId w:val="48"/>
        </w:numPr>
        <w:ind w:left="2250"/>
        <w:jc w:val="both"/>
      </w:pPr>
      <w:r>
        <w:t>Click Start survey</w:t>
      </w:r>
    </w:p>
    <w:p w:rsidR="00CD1768" w:rsidRDefault="00CD1768" w:rsidP="00C324FF">
      <w:pPr>
        <w:pStyle w:val="ListParagraph"/>
        <w:numPr>
          <w:ilvl w:val="0"/>
          <w:numId w:val="48"/>
        </w:numPr>
        <w:ind w:left="2250"/>
        <w:jc w:val="both"/>
      </w:pPr>
      <w:r>
        <w:t>Click the Assessment name</w:t>
      </w:r>
    </w:p>
    <w:p w:rsidR="00CD1768" w:rsidRDefault="00CD1768" w:rsidP="00C324FF">
      <w:pPr>
        <w:pStyle w:val="ListParagraph"/>
        <w:numPr>
          <w:ilvl w:val="0"/>
          <w:numId w:val="48"/>
        </w:numPr>
        <w:ind w:left="2250"/>
        <w:jc w:val="both"/>
      </w:pPr>
      <w:r>
        <w:t>Press Next for next Question</w:t>
      </w:r>
    </w:p>
    <w:p w:rsidR="00CD1768" w:rsidRDefault="00CD1768" w:rsidP="00C324FF">
      <w:pPr>
        <w:pStyle w:val="ListParagraph"/>
        <w:numPr>
          <w:ilvl w:val="0"/>
          <w:numId w:val="48"/>
        </w:numPr>
        <w:ind w:left="2250"/>
        <w:jc w:val="both"/>
      </w:pPr>
      <w:r>
        <w:t>Press Previous to view/edit previous</w:t>
      </w:r>
    </w:p>
    <w:p w:rsidR="00CD1768" w:rsidRDefault="00CD1768" w:rsidP="00C324FF">
      <w:pPr>
        <w:pStyle w:val="ListParagraph"/>
        <w:numPr>
          <w:ilvl w:val="0"/>
          <w:numId w:val="48"/>
        </w:numPr>
        <w:ind w:left="2250"/>
        <w:jc w:val="both"/>
      </w:pPr>
      <w:r>
        <w:t>Press ‘Add another record’ to enter multiple responses</w:t>
      </w:r>
    </w:p>
    <w:p w:rsidR="000A48BA" w:rsidRDefault="000A48BA" w:rsidP="00C324FF">
      <w:pPr>
        <w:pStyle w:val="ListParagraph"/>
        <w:numPr>
          <w:ilvl w:val="0"/>
          <w:numId w:val="48"/>
        </w:numPr>
        <w:ind w:left="2250"/>
        <w:jc w:val="both"/>
      </w:pPr>
      <w:r>
        <w:t>Click ‘Send to server’</w:t>
      </w:r>
    </w:p>
    <w:p w:rsidR="001C2C2E" w:rsidRDefault="001C2C2E" w:rsidP="00C324FF">
      <w:pPr>
        <w:pStyle w:val="ListParagraph"/>
        <w:numPr>
          <w:ilvl w:val="0"/>
          <w:numId w:val="48"/>
        </w:numPr>
        <w:ind w:left="2250"/>
        <w:jc w:val="both"/>
      </w:pPr>
      <w:r>
        <w:t>Select sync all</w:t>
      </w:r>
    </w:p>
    <w:p w:rsidR="001A20C5" w:rsidRDefault="001A20C5" w:rsidP="00697188">
      <w:pPr>
        <w:pStyle w:val="Heading1"/>
        <w:numPr>
          <w:ilvl w:val="0"/>
          <w:numId w:val="1"/>
        </w:numPr>
      </w:pPr>
      <w:bookmarkStart w:id="89" w:name="_Toc344810215"/>
      <w:r>
        <w:t>Data Cleaning</w:t>
      </w:r>
      <w:bookmarkEnd w:id="89"/>
    </w:p>
    <w:p w:rsidR="00AD1715" w:rsidRDefault="00AD1715" w:rsidP="00AD1715">
      <w:pPr>
        <w:pStyle w:val="ListParagraph"/>
        <w:ind w:left="360"/>
        <w:jc w:val="both"/>
      </w:pPr>
      <w:r>
        <w:t xml:space="preserve">                                       </w:t>
      </w:r>
      <w:r w:rsidR="00D356F1">
        <w:t>GoAssess</w:t>
      </w:r>
      <w:r>
        <w:t xml:space="preserve"> supports integrated data cleaning, validation and integrity verification processes that streamline the process of validating field data. Using </w:t>
      </w:r>
      <w:r w:rsidR="00D356F1">
        <w:t>GoAssess</w:t>
      </w:r>
      <w:r>
        <w:t>, you can not only reduce the time and effort involved in data validation but improve the workflow of these processes to ensure high data integrity.</w:t>
      </w:r>
    </w:p>
    <w:p w:rsidR="00307785" w:rsidRPr="00AD1715" w:rsidRDefault="00307785" w:rsidP="00AD1715">
      <w:pPr>
        <w:pStyle w:val="ListParagraph"/>
        <w:ind w:left="360"/>
        <w:jc w:val="both"/>
      </w:pPr>
      <w:r>
        <w:rPr>
          <w:noProof/>
        </w:rPr>
        <w:drawing>
          <wp:inline distT="0" distB="0" distL="0" distR="0">
            <wp:extent cx="6007100" cy="4805680"/>
            <wp:effectExtent l="19050" t="0" r="0" b="0"/>
            <wp:docPr id="64" name="Picture 40" descr="D:\Tahira downloads\14-11-2012\for ver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Tahira downloads\14-11-2012\for verification.jpg"/>
                    <pic:cNvPicPr>
                      <a:picLocks noChangeAspect="1" noChangeArrowheads="1"/>
                    </pic:cNvPicPr>
                  </pic:nvPicPr>
                  <pic:blipFill>
                    <a:blip r:embed="rId51"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1C2C2E" w:rsidRDefault="001C2C2E" w:rsidP="001C2C2E">
      <w:pPr>
        <w:pStyle w:val="Heading2"/>
        <w:numPr>
          <w:ilvl w:val="0"/>
          <w:numId w:val="0"/>
        </w:numPr>
        <w:ind w:left="810"/>
      </w:pPr>
    </w:p>
    <w:p w:rsidR="00706CA7" w:rsidRDefault="00073BC7" w:rsidP="00DF24E7">
      <w:pPr>
        <w:pStyle w:val="Heading2"/>
        <w:numPr>
          <w:ilvl w:val="1"/>
          <w:numId w:val="10"/>
        </w:numPr>
      </w:pPr>
      <w:bookmarkStart w:id="90" w:name="_Toc344810216"/>
      <w:r>
        <w:t>Search assessment for Cleaning</w:t>
      </w:r>
      <w:bookmarkEnd w:id="90"/>
    </w:p>
    <w:p w:rsidR="00186B63" w:rsidRDefault="002E34EF" w:rsidP="006E3553">
      <w:pPr>
        <w:ind w:left="720" w:firstLine="720"/>
        <w:rPr>
          <w:i/>
        </w:rPr>
      </w:pPr>
      <w:r>
        <w:t xml:space="preserve"> </w:t>
      </w:r>
      <w:r w:rsidR="00195756">
        <w:rPr>
          <w:i/>
        </w:rPr>
        <w:t xml:space="preserve"> </w:t>
      </w:r>
      <w:r w:rsidR="0075071D">
        <w:rPr>
          <w:i/>
        </w:rPr>
        <w:t xml:space="preserve"> </w:t>
      </w:r>
      <w:r w:rsidR="00195756">
        <w:rPr>
          <w:i/>
        </w:rPr>
        <w:t xml:space="preserve"> Follow</w:t>
      </w:r>
      <w:r w:rsidR="0075071D" w:rsidRPr="00500695">
        <w:rPr>
          <w:i/>
        </w:rPr>
        <w:t xml:space="preserve"> these steps to</w:t>
      </w:r>
      <w:r w:rsidR="00186B63">
        <w:rPr>
          <w:i/>
        </w:rPr>
        <w:t xml:space="preserve"> search assessment for Cleaning</w:t>
      </w:r>
      <w:r w:rsidR="0075071D" w:rsidRPr="00500695">
        <w:rPr>
          <w:i/>
        </w:rPr>
        <w:t xml:space="preserve"> </w:t>
      </w:r>
    </w:p>
    <w:p w:rsidR="00186B63" w:rsidRDefault="00186B63" w:rsidP="000D7767">
      <w:pPr>
        <w:pStyle w:val="ListParagraph"/>
        <w:numPr>
          <w:ilvl w:val="0"/>
          <w:numId w:val="34"/>
        </w:numPr>
      </w:pPr>
      <w:r>
        <w:t>Select Clean</w:t>
      </w:r>
    </w:p>
    <w:p w:rsidR="00186B63" w:rsidRDefault="00186B63" w:rsidP="000D7767">
      <w:pPr>
        <w:pStyle w:val="ListParagraph"/>
        <w:numPr>
          <w:ilvl w:val="0"/>
          <w:numId w:val="34"/>
        </w:numPr>
      </w:pPr>
      <w:r>
        <w:t>Enter name of Assessment in Search Bar and Press Enter</w:t>
      </w:r>
      <w:r w:rsidR="00AC2AA4">
        <w:t xml:space="preserve"> </w:t>
      </w:r>
    </w:p>
    <w:p w:rsidR="00186B63" w:rsidRDefault="00186B63" w:rsidP="00186B63">
      <w:pPr>
        <w:pStyle w:val="ListParagraph"/>
        <w:ind w:left="4320" w:firstLine="720"/>
      </w:pPr>
      <w:r>
        <w:t>AND</w:t>
      </w:r>
    </w:p>
    <w:p w:rsidR="00186B63" w:rsidRDefault="00186B63" w:rsidP="00C324FF">
      <w:pPr>
        <w:pStyle w:val="ListParagraph"/>
        <w:numPr>
          <w:ilvl w:val="0"/>
          <w:numId w:val="36"/>
        </w:numPr>
      </w:pPr>
      <w:r>
        <w:t xml:space="preserve">Select </w:t>
      </w:r>
      <w:r w:rsidRPr="00186B63">
        <w:rPr>
          <w:b/>
          <w:i/>
        </w:rPr>
        <w:t>For</w:t>
      </w:r>
      <w:r>
        <w:rPr>
          <w:b/>
          <w:i/>
        </w:rPr>
        <w:t xml:space="preserve"> </w:t>
      </w:r>
      <w:r w:rsidRPr="00186B63">
        <w:rPr>
          <w:b/>
          <w:i/>
        </w:rPr>
        <w:t>Approval</w:t>
      </w:r>
      <w:r>
        <w:t xml:space="preserve"> from Select drop down list</w:t>
      </w:r>
      <w:r w:rsidR="00CD61D3">
        <w:t xml:space="preserve"> to search Assessments</w:t>
      </w:r>
      <w:r w:rsidR="00AC2AA4">
        <w:t xml:space="preserve"> responses</w:t>
      </w:r>
      <w:r w:rsidR="00CD61D3">
        <w:t xml:space="preserve"> for Approval</w:t>
      </w:r>
      <w:r w:rsidR="00195756">
        <w:t>,</w:t>
      </w:r>
      <w:r w:rsidR="00AC2AA4">
        <w:t xml:space="preserve"> by </w:t>
      </w:r>
      <w:r w:rsidR="00195756">
        <w:t>-</w:t>
      </w:r>
      <w:r w:rsidR="00AC2AA4">
        <w:t>Default it search responses for verification</w:t>
      </w:r>
      <w:r w:rsidR="00195756">
        <w:t>.</w:t>
      </w:r>
    </w:p>
    <w:p w:rsidR="00CD3E25" w:rsidRPr="00CD3E25" w:rsidRDefault="00CD3E25" w:rsidP="00CD3E25">
      <w:pPr>
        <w:ind w:left="720" w:firstLine="720"/>
        <w:rPr>
          <w:i/>
        </w:rPr>
      </w:pPr>
      <w:r>
        <w:t xml:space="preserve"> </w:t>
      </w:r>
      <w:r w:rsidR="00195756">
        <w:rPr>
          <w:i/>
        </w:rPr>
        <w:t xml:space="preserve"> </w:t>
      </w:r>
      <w:r w:rsidRPr="00CD3E25">
        <w:rPr>
          <w:i/>
        </w:rPr>
        <w:t xml:space="preserve"> </w:t>
      </w:r>
      <w:r w:rsidR="00195756">
        <w:rPr>
          <w:i/>
        </w:rPr>
        <w:t xml:space="preserve"> Follow</w:t>
      </w:r>
      <w:r w:rsidRPr="00CD3E25">
        <w:rPr>
          <w:i/>
        </w:rPr>
        <w:t xml:space="preserve"> these steps to</w:t>
      </w:r>
      <w:r>
        <w:rPr>
          <w:i/>
        </w:rPr>
        <w:t xml:space="preserve"> Advance </w:t>
      </w:r>
      <w:r w:rsidRPr="00CD3E25">
        <w:rPr>
          <w:i/>
        </w:rPr>
        <w:t xml:space="preserve">search assessment for Cleaning </w:t>
      </w:r>
    </w:p>
    <w:p w:rsidR="003B35FC" w:rsidRDefault="003B35FC" w:rsidP="000D7767">
      <w:pPr>
        <w:pStyle w:val="ListParagraph"/>
        <w:numPr>
          <w:ilvl w:val="0"/>
          <w:numId w:val="34"/>
        </w:numPr>
      </w:pPr>
      <w:r>
        <w:t>Create an Assessment</w:t>
      </w:r>
    </w:p>
    <w:p w:rsidR="003B35FC" w:rsidRDefault="003B35FC" w:rsidP="000D7767">
      <w:pPr>
        <w:pStyle w:val="ListParagraph"/>
        <w:numPr>
          <w:ilvl w:val="0"/>
          <w:numId w:val="34"/>
        </w:numPr>
      </w:pPr>
      <w:r>
        <w:t>Add Response for it</w:t>
      </w:r>
    </w:p>
    <w:p w:rsidR="003B35FC" w:rsidRDefault="003B35FC" w:rsidP="000D7767">
      <w:pPr>
        <w:pStyle w:val="ListParagraph"/>
        <w:numPr>
          <w:ilvl w:val="0"/>
          <w:numId w:val="34"/>
        </w:numPr>
      </w:pPr>
      <w:r>
        <w:t>Select Clean</w:t>
      </w:r>
    </w:p>
    <w:p w:rsidR="003B35FC" w:rsidRDefault="003B35FC" w:rsidP="000D7767">
      <w:pPr>
        <w:pStyle w:val="ListParagraph"/>
        <w:numPr>
          <w:ilvl w:val="0"/>
          <w:numId w:val="34"/>
        </w:numPr>
      </w:pPr>
      <w:r>
        <w:t>Press advance search button at most right side of the search Bar</w:t>
      </w:r>
    </w:p>
    <w:p w:rsidR="003B35FC" w:rsidRDefault="003B35FC" w:rsidP="00C324FF">
      <w:pPr>
        <w:pStyle w:val="ListParagraph"/>
        <w:numPr>
          <w:ilvl w:val="0"/>
          <w:numId w:val="36"/>
        </w:numPr>
      </w:pPr>
      <w:r>
        <w:t xml:space="preserve">Press </w:t>
      </w:r>
      <w:r w:rsidRPr="003B35FC">
        <w:rPr>
          <w:b/>
          <w:i/>
        </w:rPr>
        <w:t>Title</w:t>
      </w:r>
      <w:r>
        <w:t xml:space="preserve"> to sort Assessments in alphabetical order</w:t>
      </w:r>
    </w:p>
    <w:p w:rsidR="003B35FC" w:rsidRDefault="003B35FC" w:rsidP="00C324FF">
      <w:pPr>
        <w:pStyle w:val="ListParagraph"/>
        <w:numPr>
          <w:ilvl w:val="0"/>
          <w:numId w:val="36"/>
        </w:numPr>
      </w:pPr>
      <w:r>
        <w:t xml:space="preserve">To sort Assessments by Create Date press </w:t>
      </w:r>
      <w:r w:rsidRPr="003B35FC">
        <w:rPr>
          <w:b/>
          <w:i/>
        </w:rPr>
        <w:t>Create Date</w:t>
      </w:r>
    </w:p>
    <w:p w:rsidR="00CD3E25" w:rsidRDefault="00CD3E25" w:rsidP="003B35FC">
      <w:pPr>
        <w:pStyle w:val="ListParagraph"/>
        <w:ind w:left="2880"/>
      </w:pPr>
    </w:p>
    <w:p w:rsidR="002B7D5C" w:rsidRDefault="00073BC7" w:rsidP="002B7D5C">
      <w:pPr>
        <w:pStyle w:val="Heading2"/>
      </w:pPr>
      <w:bookmarkStart w:id="91" w:name="_Toc344810217"/>
      <w:r>
        <w:t>Verify Response</w:t>
      </w:r>
      <w:bookmarkEnd w:id="91"/>
    </w:p>
    <w:p w:rsidR="00307785" w:rsidRPr="00307785" w:rsidRDefault="00307785" w:rsidP="00307785">
      <w:r>
        <w:rPr>
          <w:noProof/>
        </w:rPr>
        <w:drawing>
          <wp:inline distT="0" distB="0" distL="0" distR="0">
            <wp:extent cx="6007100" cy="5352745"/>
            <wp:effectExtent l="19050" t="0" r="0" b="0"/>
            <wp:docPr id="63" name="Picture 39" descr="D:\Tahira downloads\14-11-2012\form ver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ahira downloads\14-11-2012\form verification.jpg"/>
                    <pic:cNvPicPr>
                      <a:picLocks noChangeAspect="1" noChangeArrowheads="1"/>
                    </pic:cNvPicPr>
                  </pic:nvPicPr>
                  <pic:blipFill>
                    <a:blip r:embed="rId52" cstate="print"/>
                    <a:srcRect/>
                    <a:stretch>
                      <a:fillRect/>
                    </a:stretch>
                  </pic:blipFill>
                  <pic:spPr bwMode="auto">
                    <a:xfrm>
                      <a:off x="0" y="0"/>
                      <a:ext cx="6007100" cy="5352745"/>
                    </a:xfrm>
                    <a:prstGeom prst="rect">
                      <a:avLst/>
                    </a:prstGeom>
                    <a:noFill/>
                    <a:ln w="9525">
                      <a:noFill/>
                      <a:miter lim="800000"/>
                      <a:headEnd/>
                      <a:tailEnd/>
                    </a:ln>
                  </pic:spPr>
                </pic:pic>
              </a:graphicData>
            </a:graphic>
          </wp:inline>
        </w:drawing>
      </w:r>
    </w:p>
    <w:p w:rsidR="00D917E3" w:rsidRDefault="00354947" w:rsidP="000626EE">
      <w:pPr>
        <w:ind w:left="720" w:firstLine="720"/>
        <w:rPr>
          <w:i/>
        </w:rPr>
      </w:pPr>
      <w:r>
        <w:rPr>
          <w:i/>
        </w:rPr>
        <w:t xml:space="preserve"> </w:t>
      </w:r>
      <w:r w:rsidR="00195756">
        <w:rPr>
          <w:i/>
        </w:rPr>
        <w:t xml:space="preserve"> </w:t>
      </w:r>
      <w:r w:rsidR="00D917E3">
        <w:rPr>
          <w:i/>
        </w:rPr>
        <w:t xml:space="preserve"> </w:t>
      </w:r>
      <w:r w:rsidR="00195756">
        <w:rPr>
          <w:i/>
        </w:rPr>
        <w:t xml:space="preserve"> Follow</w:t>
      </w:r>
      <w:r w:rsidR="00D917E3" w:rsidRPr="00500695">
        <w:rPr>
          <w:i/>
        </w:rPr>
        <w:t xml:space="preserve"> these steps to</w:t>
      </w:r>
      <w:r w:rsidR="00D917E3">
        <w:rPr>
          <w:i/>
        </w:rPr>
        <w:t xml:space="preserve"> Verify Responses</w:t>
      </w:r>
      <w:r w:rsidR="00D917E3" w:rsidRPr="00500695">
        <w:rPr>
          <w:i/>
        </w:rPr>
        <w:t xml:space="preserve"> </w:t>
      </w:r>
    </w:p>
    <w:p w:rsidR="00C14626" w:rsidRDefault="00C14626" w:rsidP="000D7767">
      <w:pPr>
        <w:pStyle w:val="ListParagraph"/>
        <w:numPr>
          <w:ilvl w:val="0"/>
          <w:numId w:val="34"/>
        </w:numPr>
      </w:pPr>
      <w:r>
        <w:t>Create an Assessment</w:t>
      </w:r>
    </w:p>
    <w:p w:rsidR="00C14626" w:rsidRDefault="0038645C" w:rsidP="000D7767">
      <w:pPr>
        <w:pStyle w:val="ListParagraph"/>
        <w:numPr>
          <w:ilvl w:val="0"/>
          <w:numId w:val="34"/>
        </w:numPr>
      </w:pPr>
      <w:r>
        <w:t>Publish it</w:t>
      </w:r>
    </w:p>
    <w:p w:rsidR="0038645C" w:rsidRDefault="0038645C" w:rsidP="000D7767">
      <w:pPr>
        <w:pStyle w:val="ListParagraph"/>
        <w:numPr>
          <w:ilvl w:val="0"/>
          <w:numId w:val="34"/>
        </w:numPr>
      </w:pPr>
      <w:r>
        <w:t>Collect response for it</w:t>
      </w:r>
    </w:p>
    <w:p w:rsidR="00D917E3" w:rsidRDefault="00D917E3" w:rsidP="000D7767">
      <w:pPr>
        <w:pStyle w:val="ListParagraph"/>
        <w:numPr>
          <w:ilvl w:val="0"/>
          <w:numId w:val="34"/>
        </w:numPr>
      </w:pPr>
      <w:r>
        <w:t>Select Clean</w:t>
      </w:r>
    </w:p>
    <w:p w:rsidR="00D917E3" w:rsidRDefault="00C14626" w:rsidP="000D7767">
      <w:pPr>
        <w:pStyle w:val="ListParagraph"/>
        <w:numPr>
          <w:ilvl w:val="0"/>
          <w:numId w:val="34"/>
        </w:numPr>
      </w:pPr>
      <w:r>
        <w:t xml:space="preserve">Click </w:t>
      </w:r>
      <w:r w:rsidR="0038645C">
        <w:t>Assessment name</w:t>
      </w:r>
    </w:p>
    <w:p w:rsidR="0038645C" w:rsidRDefault="0038645C" w:rsidP="00C324FF">
      <w:pPr>
        <w:pStyle w:val="ListParagraph"/>
        <w:numPr>
          <w:ilvl w:val="0"/>
          <w:numId w:val="36"/>
        </w:numPr>
      </w:pPr>
      <w:r>
        <w:t xml:space="preserve">Write Comment </w:t>
      </w:r>
    </w:p>
    <w:p w:rsidR="0090294C" w:rsidRDefault="0038645C" w:rsidP="00C324FF">
      <w:pPr>
        <w:pStyle w:val="ListParagraph"/>
        <w:numPr>
          <w:ilvl w:val="0"/>
          <w:numId w:val="36"/>
        </w:numPr>
      </w:pPr>
      <w:r>
        <w:t xml:space="preserve">Press </w:t>
      </w:r>
      <w:r w:rsidRPr="0038645C">
        <w:rPr>
          <w:b/>
          <w:i/>
        </w:rPr>
        <w:t>Verified</w:t>
      </w:r>
      <w:r>
        <w:t xml:space="preserve"> if response is fine</w:t>
      </w:r>
      <w:r w:rsidR="007A6D1D">
        <w:t xml:space="preserve"> otherwise close the Tab</w:t>
      </w:r>
    </w:p>
    <w:p w:rsidR="008E42A8" w:rsidRDefault="008E42A8" w:rsidP="008E42A8">
      <w:pPr>
        <w:pStyle w:val="ListParagraph"/>
        <w:ind w:left="2880"/>
      </w:pPr>
    </w:p>
    <w:p w:rsidR="008E42A8" w:rsidRPr="0090294C" w:rsidRDefault="008E42A8" w:rsidP="008E42A8">
      <w:pPr>
        <w:pStyle w:val="ListParagraph"/>
        <w:ind w:left="2880"/>
      </w:pPr>
    </w:p>
    <w:p w:rsidR="008C00FB" w:rsidRDefault="008C00FB" w:rsidP="008C00FB">
      <w:pPr>
        <w:pStyle w:val="Heading2"/>
      </w:pPr>
      <w:bookmarkStart w:id="92" w:name="_Toc344810218"/>
      <w:r>
        <w:t>Approv</w:t>
      </w:r>
      <w:r w:rsidR="00073BC7">
        <w:t>e Response</w:t>
      </w:r>
      <w:bookmarkEnd w:id="92"/>
    </w:p>
    <w:p w:rsidR="00307785" w:rsidRPr="00307785" w:rsidRDefault="00A24ED3" w:rsidP="00307785">
      <w:r>
        <w:rPr>
          <w:noProof/>
        </w:rPr>
        <w:drawing>
          <wp:inline distT="0" distB="0" distL="0" distR="0">
            <wp:extent cx="6007100" cy="4805680"/>
            <wp:effectExtent l="19050" t="0" r="0" b="0"/>
            <wp:docPr id="66" name="Picture 42" descr="D:\Tahira downloads\14-11-2012\form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ahira downloads\14-11-2012\form Approval.jpg"/>
                    <pic:cNvPicPr>
                      <a:picLocks noChangeAspect="1" noChangeArrowheads="1"/>
                    </pic:cNvPicPr>
                  </pic:nvPicPr>
                  <pic:blipFill>
                    <a:blip r:embed="rId53"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1A44F6" w:rsidRDefault="00195756" w:rsidP="000626EE">
      <w:pPr>
        <w:ind w:left="720" w:firstLine="720"/>
        <w:rPr>
          <w:i/>
        </w:rPr>
      </w:pPr>
      <w:r>
        <w:rPr>
          <w:i/>
        </w:rPr>
        <w:t xml:space="preserve"> </w:t>
      </w:r>
      <w:r w:rsidR="001A44F6">
        <w:rPr>
          <w:i/>
        </w:rPr>
        <w:t xml:space="preserve"> </w:t>
      </w:r>
      <w:r>
        <w:rPr>
          <w:i/>
        </w:rPr>
        <w:t xml:space="preserve"> Follow</w:t>
      </w:r>
      <w:r w:rsidR="001A44F6" w:rsidRPr="00500695">
        <w:rPr>
          <w:i/>
        </w:rPr>
        <w:t xml:space="preserve"> these steps to</w:t>
      </w:r>
      <w:r w:rsidR="001A44F6">
        <w:rPr>
          <w:i/>
        </w:rPr>
        <w:t xml:space="preserve"> </w:t>
      </w:r>
      <w:r w:rsidR="00B52A51">
        <w:rPr>
          <w:i/>
        </w:rPr>
        <w:t>Approve</w:t>
      </w:r>
      <w:r w:rsidR="001A44F6">
        <w:rPr>
          <w:i/>
        </w:rPr>
        <w:t xml:space="preserve"> </w:t>
      </w:r>
      <w:r w:rsidR="00B52A51">
        <w:rPr>
          <w:i/>
        </w:rPr>
        <w:t xml:space="preserve">a </w:t>
      </w:r>
      <w:r w:rsidR="001A44F6">
        <w:rPr>
          <w:i/>
        </w:rPr>
        <w:t>Responses</w:t>
      </w:r>
      <w:r w:rsidR="001A44F6" w:rsidRPr="00500695">
        <w:rPr>
          <w:i/>
        </w:rPr>
        <w:t xml:space="preserve"> </w:t>
      </w:r>
    </w:p>
    <w:p w:rsidR="001A44F6" w:rsidRDefault="001A44F6" w:rsidP="000D7767">
      <w:pPr>
        <w:pStyle w:val="ListParagraph"/>
        <w:numPr>
          <w:ilvl w:val="0"/>
          <w:numId w:val="34"/>
        </w:numPr>
      </w:pPr>
      <w:r>
        <w:t>Create an Assessment</w:t>
      </w:r>
    </w:p>
    <w:p w:rsidR="001A44F6" w:rsidRDefault="001A44F6" w:rsidP="000D7767">
      <w:pPr>
        <w:pStyle w:val="ListParagraph"/>
        <w:numPr>
          <w:ilvl w:val="0"/>
          <w:numId w:val="34"/>
        </w:numPr>
      </w:pPr>
      <w:r>
        <w:t>Publish it</w:t>
      </w:r>
    </w:p>
    <w:p w:rsidR="001A44F6" w:rsidRDefault="001A44F6" w:rsidP="000D7767">
      <w:pPr>
        <w:pStyle w:val="ListParagraph"/>
        <w:numPr>
          <w:ilvl w:val="0"/>
          <w:numId w:val="34"/>
        </w:numPr>
      </w:pPr>
      <w:r>
        <w:t>Collect response for it</w:t>
      </w:r>
    </w:p>
    <w:p w:rsidR="001A44F6" w:rsidRDefault="001A44F6" w:rsidP="000D7767">
      <w:pPr>
        <w:pStyle w:val="ListParagraph"/>
        <w:numPr>
          <w:ilvl w:val="0"/>
          <w:numId w:val="34"/>
        </w:numPr>
      </w:pPr>
      <w:r>
        <w:t>Select Clean</w:t>
      </w:r>
    </w:p>
    <w:p w:rsidR="001A44F6" w:rsidRDefault="001A44F6" w:rsidP="000D7767">
      <w:pPr>
        <w:pStyle w:val="ListParagraph"/>
        <w:numPr>
          <w:ilvl w:val="0"/>
          <w:numId w:val="34"/>
        </w:numPr>
      </w:pPr>
      <w:r>
        <w:t xml:space="preserve">Select </w:t>
      </w:r>
      <w:r w:rsidRPr="001A44F6">
        <w:rPr>
          <w:b/>
          <w:i/>
        </w:rPr>
        <w:t>For Approval</w:t>
      </w:r>
      <w:r>
        <w:t xml:space="preserve"> From –Select—Drop Down </w:t>
      </w:r>
    </w:p>
    <w:p w:rsidR="001A44F6" w:rsidRDefault="001A44F6" w:rsidP="000D7767">
      <w:pPr>
        <w:pStyle w:val="ListParagraph"/>
        <w:numPr>
          <w:ilvl w:val="0"/>
          <w:numId w:val="34"/>
        </w:numPr>
      </w:pPr>
      <w:r>
        <w:t>Click Assessment name</w:t>
      </w:r>
    </w:p>
    <w:p w:rsidR="001A44F6" w:rsidRDefault="001A44F6" w:rsidP="00C324FF">
      <w:pPr>
        <w:pStyle w:val="ListParagraph"/>
        <w:numPr>
          <w:ilvl w:val="0"/>
          <w:numId w:val="36"/>
        </w:numPr>
      </w:pPr>
      <w:r>
        <w:t xml:space="preserve">Write Comment </w:t>
      </w:r>
    </w:p>
    <w:p w:rsidR="001A44F6" w:rsidRPr="00A24ED3" w:rsidRDefault="001A44F6" w:rsidP="00C324FF">
      <w:pPr>
        <w:pStyle w:val="ListParagraph"/>
        <w:numPr>
          <w:ilvl w:val="0"/>
          <w:numId w:val="36"/>
        </w:numPr>
      </w:pPr>
      <w:r>
        <w:t xml:space="preserve">Press </w:t>
      </w:r>
      <w:r>
        <w:rPr>
          <w:b/>
          <w:i/>
        </w:rPr>
        <w:t>Approved</w:t>
      </w:r>
      <w:r>
        <w:t xml:space="preserve"> if response is fine otherwise Press </w:t>
      </w:r>
      <w:r w:rsidRPr="00201484">
        <w:rPr>
          <w:b/>
          <w:i/>
        </w:rPr>
        <w:t>Return</w:t>
      </w:r>
    </w:p>
    <w:p w:rsidR="00A24ED3" w:rsidRDefault="00A24ED3" w:rsidP="00A24ED3">
      <w:pPr>
        <w:pStyle w:val="ListParagraph"/>
        <w:ind w:left="2880"/>
        <w:rPr>
          <w:b/>
          <w:i/>
        </w:rPr>
      </w:pPr>
    </w:p>
    <w:p w:rsidR="00A24ED3" w:rsidRPr="0090294C" w:rsidRDefault="00A24ED3" w:rsidP="00A24ED3">
      <w:pPr>
        <w:pStyle w:val="ListParagraph"/>
        <w:ind w:left="2880"/>
      </w:pPr>
    </w:p>
    <w:p w:rsidR="003A59EE" w:rsidRDefault="003A59EE" w:rsidP="00697188">
      <w:pPr>
        <w:pStyle w:val="Heading1"/>
        <w:numPr>
          <w:ilvl w:val="0"/>
          <w:numId w:val="1"/>
        </w:numPr>
      </w:pPr>
      <w:bookmarkStart w:id="93" w:name="_Toc344810219"/>
      <w:r>
        <w:t>Analyze results</w:t>
      </w:r>
      <w:bookmarkEnd w:id="93"/>
    </w:p>
    <w:p w:rsidR="00734217" w:rsidRDefault="00AD1715" w:rsidP="00734217">
      <w:pPr>
        <w:pStyle w:val="ListParagraph"/>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t xml:space="preserve">                                           </w:t>
      </w:r>
      <w:r w:rsidR="00D356F1">
        <w:t>GoAssess</w:t>
      </w:r>
      <w:r>
        <w:t xml:space="preserve"> offers rich reporting and analysis tools to help you accomplish this task. With its rich visualization of data points using geographical and political maps, you can quickly identify areas most in need of immediate assistance as well as use the data to gain insight into the specific problems being faced by the affected populations.</w:t>
      </w:r>
      <w:r w:rsidRPr="00AD171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734217" w:rsidRPr="00734217" w:rsidRDefault="00734217" w:rsidP="00734217">
      <w:pPr>
        <w:pStyle w:val="ListParagraph"/>
        <w:ind w:left="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t xml:space="preserve">The primary goal of reporting and analysis functionality in </w:t>
      </w:r>
      <w:r w:rsidR="00D356F1">
        <w:t>GoAssess</w:t>
      </w:r>
      <w:r>
        <w:t xml:space="preserve"> is to help you formulate intelligent work plans for the target areas where the assessment was conducted.</w:t>
      </w:r>
    </w:p>
    <w:p w:rsidR="00734217" w:rsidRPr="00EC1EB9" w:rsidRDefault="00A24ED3" w:rsidP="00AD1715">
      <w:pPr>
        <w:pStyle w:val="ListParagraph"/>
        <w:ind w:left="360"/>
        <w:jc w:val="both"/>
      </w:pPr>
      <w:r>
        <w:rPr>
          <w:noProof/>
        </w:rPr>
        <w:drawing>
          <wp:inline distT="0" distB="0" distL="0" distR="0">
            <wp:extent cx="6007100" cy="4805680"/>
            <wp:effectExtent l="19050" t="0" r="0" b="0"/>
            <wp:docPr id="67" name="Picture 43" descr="D:\Tahira downloads\14-11-2012\Analyz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ahira downloads\14-11-2012\Analyze page.jpg"/>
                    <pic:cNvPicPr>
                      <a:picLocks noChangeAspect="1" noChangeArrowheads="1"/>
                    </pic:cNvPicPr>
                  </pic:nvPicPr>
                  <pic:blipFill>
                    <a:blip r:embed="rId54"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A55583" w:rsidRPr="006245A4" w:rsidRDefault="00A55583" w:rsidP="00DF24E7">
      <w:pPr>
        <w:pStyle w:val="Heading2"/>
        <w:numPr>
          <w:ilvl w:val="1"/>
          <w:numId w:val="9"/>
        </w:numPr>
      </w:pPr>
      <w:bookmarkStart w:id="94" w:name="_Toc344810220"/>
      <w:r w:rsidRPr="006245A4">
        <w:t>Search an Assessment Report Analysis</w:t>
      </w:r>
      <w:bookmarkEnd w:id="94"/>
    </w:p>
    <w:p w:rsidR="006245A4" w:rsidRPr="008C6E4C" w:rsidRDefault="006245A4" w:rsidP="006245A4">
      <w:pPr>
        <w:ind w:left="1440"/>
        <w:rPr>
          <w:i/>
        </w:rPr>
      </w:pPr>
      <w:r w:rsidRPr="008C6E4C">
        <w:rPr>
          <w:i/>
        </w:rPr>
        <w:t>Follow these steps to search a</w:t>
      </w:r>
      <w:r>
        <w:rPr>
          <w:i/>
        </w:rPr>
        <w:t>n</w:t>
      </w:r>
      <w:r w:rsidRPr="008C6E4C">
        <w:rPr>
          <w:i/>
        </w:rPr>
        <w:t xml:space="preserve"> assessment</w:t>
      </w:r>
      <w:r>
        <w:rPr>
          <w:i/>
        </w:rPr>
        <w:t xml:space="preserve"> report</w:t>
      </w:r>
    </w:p>
    <w:p w:rsidR="006245A4" w:rsidRDefault="006245A4" w:rsidP="00C324FF">
      <w:pPr>
        <w:pStyle w:val="ListParagraph"/>
        <w:numPr>
          <w:ilvl w:val="0"/>
          <w:numId w:val="55"/>
        </w:numPr>
      </w:pPr>
      <w:r>
        <w:t>Click ‘Analyze’</w:t>
      </w:r>
    </w:p>
    <w:p w:rsidR="006245A4" w:rsidRDefault="006245A4" w:rsidP="00C324FF">
      <w:pPr>
        <w:pStyle w:val="ListParagraph"/>
        <w:numPr>
          <w:ilvl w:val="0"/>
          <w:numId w:val="55"/>
        </w:numPr>
      </w:pPr>
      <w:r>
        <w:t xml:space="preserve">Enter the name of the assessment in the search bar </w:t>
      </w:r>
    </w:p>
    <w:p w:rsidR="006245A4" w:rsidRPr="007823AE" w:rsidRDefault="006245A4" w:rsidP="00C324FF">
      <w:pPr>
        <w:pStyle w:val="ListParagraph"/>
        <w:numPr>
          <w:ilvl w:val="0"/>
          <w:numId w:val="55"/>
        </w:numPr>
      </w:pPr>
      <w:r>
        <w:t>Press enter</w:t>
      </w:r>
    </w:p>
    <w:p w:rsidR="006245A4" w:rsidRDefault="006245A4" w:rsidP="006245A4">
      <w:pPr>
        <w:ind w:left="1440"/>
        <w:rPr>
          <w:i/>
        </w:rPr>
      </w:pPr>
    </w:p>
    <w:p w:rsidR="006245A4" w:rsidRPr="008C6E4C" w:rsidRDefault="006245A4" w:rsidP="006245A4">
      <w:pPr>
        <w:ind w:left="1440"/>
        <w:rPr>
          <w:i/>
        </w:rPr>
      </w:pPr>
      <w:r w:rsidRPr="008C6E4C">
        <w:rPr>
          <w:i/>
        </w:rPr>
        <w:t>Follow these steps to search advance a</w:t>
      </w:r>
      <w:r>
        <w:rPr>
          <w:i/>
        </w:rPr>
        <w:t>n</w:t>
      </w:r>
      <w:r w:rsidRPr="008C6E4C">
        <w:rPr>
          <w:i/>
        </w:rPr>
        <w:t xml:space="preserve"> assessment</w:t>
      </w:r>
      <w:r w:rsidRPr="006245A4">
        <w:rPr>
          <w:i/>
        </w:rPr>
        <w:t xml:space="preserve"> </w:t>
      </w:r>
      <w:r>
        <w:rPr>
          <w:i/>
        </w:rPr>
        <w:t>report</w:t>
      </w:r>
    </w:p>
    <w:p w:rsidR="006245A4" w:rsidRDefault="006245A4" w:rsidP="00C324FF">
      <w:pPr>
        <w:pStyle w:val="ListParagraph"/>
        <w:numPr>
          <w:ilvl w:val="0"/>
          <w:numId w:val="56"/>
        </w:numPr>
      </w:pPr>
      <w:r>
        <w:t>Click ‘Analyze’</w:t>
      </w:r>
    </w:p>
    <w:p w:rsidR="006245A4" w:rsidRPr="006245A4" w:rsidRDefault="006245A4" w:rsidP="00C324FF">
      <w:pPr>
        <w:pStyle w:val="ListParagraph"/>
        <w:numPr>
          <w:ilvl w:val="0"/>
          <w:numId w:val="56"/>
        </w:numPr>
      </w:pPr>
      <w:r w:rsidRPr="006245A4">
        <w:t xml:space="preserve">Click advance search button </w:t>
      </w:r>
      <w:r w:rsidRPr="006245A4">
        <w:rPr>
          <w:noProof/>
        </w:rPr>
        <w:drawing>
          <wp:inline distT="0" distB="0" distL="0" distR="0">
            <wp:extent cx="247650" cy="276225"/>
            <wp:effectExtent l="19050" t="0" r="0" b="0"/>
            <wp:docPr id="59" name="Picture 3" descr="D:\Tahira downloads\20-11-12\adv.search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hira downloads\20-11-12\adv.search button.jpg"/>
                    <pic:cNvPicPr>
                      <a:picLocks noChangeAspect="1" noChangeArrowheads="1"/>
                    </pic:cNvPicPr>
                  </pic:nvPicPr>
                  <pic:blipFill>
                    <a:blip r:embed="rId36" cstate="print"/>
                    <a:srcRect/>
                    <a:stretch>
                      <a:fillRect/>
                    </a:stretch>
                  </pic:blipFill>
                  <pic:spPr bwMode="auto">
                    <a:xfrm>
                      <a:off x="0" y="0"/>
                      <a:ext cx="247650" cy="276225"/>
                    </a:xfrm>
                    <a:prstGeom prst="rect">
                      <a:avLst/>
                    </a:prstGeom>
                    <a:noFill/>
                    <a:ln w="9525">
                      <a:noFill/>
                      <a:miter lim="800000"/>
                      <a:headEnd/>
                      <a:tailEnd/>
                    </a:ln>
                  </pic:spPr>
                </pic:pic>
              </a:graphicData>
            </a:graphic>
          </wp:inline>
        </w:drawing>
      </w:r>
    </w:p>
    <w:p w:rsidR="006245A4" w:rsidRPr="006245A4" w:rsidRDefault="006245A4" w:rsidP="00C324FF">
      <w:pPr>
        <w:pStyle w:val="ListParagraph"/>
        <w:numPr>
          <w:ilvl w:val="0"/>
          <w:numId w:val="56"/>
        </w:numPr>
      </w:pPr>
      <w:r w:rsidRPr="006245A4">
        <w:t xml:space="preserve">Click one button from Title, Update Date, status, </w:t>
      </w:r>
      <w:proofErr w:type="spellStart"/>
      <w:r w:rsidRPr="006245A4">
        <w:t>Asc</w:t>
      </w:r>
      <w:proofErr w:type="spellEnd"/>
      <w:r w:rsidRPr="006245A4">
        <w:t xml:space="preserve">, </w:t>
      </w:r>
      <w:proofErr w:type="spellStart"/>
      <w:r w:rsidRPr="006245A4">
        <w:t>Dsc</w:t>
      </w:r>
      <w:proofErr w:type="spellEnd"/>
      <w:r w:rsidRPr="006245A4">
        <w:t xml:space="preserve"> to sort Assessments list</w:t>
      </w:r>
    </w:p>
    <w:p w:rsidR="001E4903" w:rsidRDefault="00572E49" w:rsidP="00DF24E7">
      <w:pPr>
        <w:pStyle w:val="Heading2"/>
        <w:numPr>
          <w:ilvl w:val="1"/>
          <w:numId w:val="9"/>
        </w:numPr>
      </w:pPr>
      <w:bookmarkStart w:id="95" w:name="_Toc344810221"/>
      <w:r>
        <w:t>Report Summary</w:t>
      </w:r>
      <w:bookmarkEnd w:id="95"/>
    </w:p>
    <w:p w:rsidR="00734217" w:rsidRDefault="00734217" w:rsidP="00734217">
      <w:pPr>
        <w:ind w:left="1440" w:firstLine="720"/>
        <w:jc w:val="both"/>
      </w:pPr>
      <w:r>
        <w:t xml:space="preserve">                           </w:t>
      </w:r>
      <w:r w:rsidR="00D356F1">
        <w:t>GoAssess</w:t>
      </w:r>
      <w:r>
        <w:t xml:space="preserve"> supports integrated data cleaning, validation and integrity verification processes that streamline the process of validating field data. Using </w:t>
      </w:r>
      <w:r w:rsidR="00D356F1">
        <w:t>GoAssess</w:t>
      </w:r>
      <w:r>
        <w:t>, you can not only reduce the time and effort involved in data validation but improve the workflow of these processes to ensure high data integrity.</w:t>
      </w:r>
    </w:p>
    <w:p w:rsidR="00A81D84" w:rsidRDefault="00A81D84" w:rsidP="00A81D84">
      <w:pPr>
        <w:ind w:left="90"/>
        <w:jc w:val="both"/>
      </w:pPr>
      <w:r>
        <w:rPr>
          <w:noProof/>
        </w:rPr>
        <w:drawing>
          <wp:inline distT="0" distB="0" distL="0" distR="0">
            <wp:extent cx="6007100" cy="4805680"/>
            <wp:effectExtent l="19050" t="0" r="0" b="0"/>
            <wp:docPr id="68" name="Picture 44" descr="D:\Tahira downloads\14-11-2012\Report Summ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ahira downloads\14-11-2012\Report Summery.jpg"/>
                    <pic:cNvPicPr>
                      <a:picLocks noChangeAspect="1" noChangeArrowheads="1"/>
                    </pic:cNvPicPr>
                  </pic:nvPicPr>
                  <pic:blipFill>
                    <a:blip r:embed="rId55"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2E779F" w:rsidRDefault="00195756" w:rsidP="00FE105F">
      <w:pPr>
        <w:ind w:left="720" w:firstLine="720"/>
        <w:rPr>
          <w:i/>
        </w:rPr>
      </w:pPr>
      <w:r>
        <w:rPr>
          <w:i/>
        </w:rPr>
        <w:t xml:space="preserve"> </w:t>
      </w:r>
      <w:r w:rsidR="002E779F">
        <w:rPr>
          <w:i/>
        </w:rPr>
        <w:t xml:space="preserve"> </w:t>
      </w:r>
      <w:r>
        <w:rPr>
          <w:i/>
        </w:rPr>
        <w:t xml:space="preserve"> Follow</w:t>
      </w:r>
      <w:r w:rsidR="002E779F" w:rsidRPr="00500695">
        <w:rPr>
          <w:i/>
        </w:rPr>
        <w:t xml:space="preserve"> these steps to</w:t>
      </w:r>
      <w:r w:rsidR="002E779F">
        <w:rPr>
          <w:i/>
        </w:rPr>
        <w:t xml:space="preserve"> </w:t>
      </w:r>
      <w:r w:rsidR="00FE105F">
        <w:rPr>
          <w:i/>
        </w:rPr>
        <w:t>View Report Summary</w:t>
      </w:r>
      <w:r w:rsidR="002E779F" w:rsidRPr="00500695">
        <w:rPr>
          <w:i/>
        </w:rPr>
        <w:t xml:space="preserve"> </w:t>
      </w:r>
    </w:p>
    <w:p w:rsidR="00FE105F" w:rsidRDefault="00FE105F" w:rsidP="000D7767">
      <w:pPr>
        <w:pStyle w:val="ListParagraph"/>
        <w:numPr>
          <w:ilvl w:val="0"/>
          <w:numId w:val="34"/>
        </w:numPr>
      </w:pPr>
      <w:r>
        <w:t>Create an Assessment</w:t>
      </w:r>
    </w:p>
    <w:p w:rsidR="00FE105F" w:rsidRDefault="00FE105F" w:rsidP="000D7767">
      <w:pPr>
        <w:pStyle w:val="ListParagraph"/>
        <w:numPr>
          <w:ilvl w:val="0"/>
          <w:numId w:val="34"/>
        </w:numPr>
      </w:pPr>
      <w:r>
        <w:t>Publish it</w:t>
      </w:r>
    </w:p>
    <w:p w:rsidR="00FE105F" w:rsidRDefault="00FE105F" w:rsidP="000D7767">
      <w:pPr>
        <w:pStyle w:val="ListParagraph"/>
        <w:numPr>
          <w:ilvl w:val="0"/>
          <w:numId w:val="34"/>
        </w:numPr>
      </w:pPr>
      <w:r>
        <w:t>Collect response for it</w:t>
      </w:r>
    </w:p>
    <w:p w:rsidR="00FE105F" w:rsidRDefault="008858F7" w:rsidP="000D7767">
      <w:pPr>
        <w:pStyle w:val="ListParagraph"/>
        <w:numPr>
          <w:ilvl w:val="0"/>
          <w:numId w:val="34"/>
        </w:numPr>
      </w:pPr>
      <w:r>
        <w:t xml:space="preserve">Select </w:t>
      </w:r>
      <w:r w:rsidR="00C3527D">
        <w:t>Analyze</w:t>
      </w:r>
    </w:p>
    <w:p w:rsidR="00FE105F" w:rsidRDefault="00FE105F" w:rsidP="000D7767">
      <w:pPr>
        <w:pStyle w:val="ListParagraph"/>
        <w:numPr>
          <w:ilvl w:val="0"/>
          <w:numId w:val="34"/>
        </w:numPr>
      </w:pPr>
      <w:r>
        <w:t>Click Assessment name</w:t>
      </w:r>
    </w:p>
    <w:p w:rsidR="00FE105F" w:rsidRDefault="00C3527D" w:rsidP="00C324FF">
      <w:pPr>
        <w:pStyle w:val="ListParagraph"/>
        <w:numPr>
          <w:ilvl w:val="0"/>
          <w:numId w:val="36"/>
        </w:numPr>
      </w:pPr>
      <w:r>
        <w:t>Expand Third Pane</w:t>
      </w:r>
      <w:r w:rsidR="00FE105F">
        <w:t xml:space="preserve"> </w:t>
      </w:r>
    </w:p>
    <w:p w:rsidR="002E779F" w:rsidRDefault="00B41A97" w:rsidP="00B41A97">
      <w:pPr>
        <w:pStyle w:val="Heading3"/>
      </w:pPr>
      <w:bookmarkStart w:id="96" w:name="_Toc344810222"/>
      <w:r>
        <w:t>Summary Report Options</w:t>
      </w:r>
      <w:bookmarkEnd w:id="96"/>
    </w:p>
    <w:p w:rsidR="00F95A30" w:rsidRDefault="00E01568" w:rsidP="00C834BB">
      <w:pPr>
        <w:spacing w:after="0"/>
        <w:ind w:left="2160" w:firstLine="2160"/>
        <w:jc w:val="both"/>
      </w:pPr>
      <w:r>
        <w:t xml:space="preserve">      </w:t>
      </w:r>
      <w:r w:rsidR="00867C06">
        <w:t xml:space="preserve"> </w:t>
      </w:r>
      <w:r>
        <w:t xml:space="preserve"> </w:t>
      </w:r>
      <w:r w:rsidR="00D356F1">
        <w:t>GoAssess</w:t>
      </w:r>
      <w:r w:rsidR="00BC6FFC">
        <w:t xml:space="preserve"> facilitates </w:t>
      </w:r>
      <w:r w:rsidR="00355778">
        <w:t>Assessment owner</w:t>
      </w:r>
      <w:r w:rsidR="00BC6FFC">
        <w:t xml:space="preserve"> to</w:t>
      </w:r>
      <w:r w:rsidR="00355778">
        <w:t xml:space="preserve"> show user as much data that he/she</w:t>
      </w:r>
      <w:r w:rsidR="00BC6FFC">
        <w:t xml:space="preserve"> want</w:t>
      </w:r>
      <w:r w:rsidR="00867C06">
        <w:t xml:space="preserve">, </w:t>
      </w:r>
      <w:r w:rsidR="00F95A30">
        <w:t>it could be</w:t>
      </w:r>
      <w:r w:rsidR="00BC6FFC">
        <w:t xml:space="preserve"> either only </w:t>
      </w:r>
      <w:r w:rsidR="00355778">
        <w:t>cleaned data or all data, if the owner</w:t>
      </w:r>
      <w:r w:rsidR="00BC6FFC">
        <w:t xml:space="preserve"> Select Cleaned Data</w:t>
      </w:r>
      <w:r w:rsidR="00355778">
        <w:t xml:space="preserve">, then All users of </w:t>
      </w:r>
      <w:r w:rsidR="00BC6FFC">
        <w:t xml:space="preserve">organization </w:t>
      </w:r>
      <w:r w:rsidR="00F95A30">
        <w:t>[</w:t>
      </w:r>
      <w:r w:rsidR="00BC6FFC">
        <w:t>those have rights of Report summary</w:t>
      </w:r>
      <w:r w:rsidR="00F95A30">
        <w:t>]</w:t>
      </w:r>
      <w:r w:rsidR="00BC6FFC">
        <w:t xml:space="preserve"> will view All cleaned data </w:t>
      </w:r>
      <w:r w:rsidR="007063FF">
        <w:t xml:space="preserve">Summary </w:t>
      </w:r>
      <w:r w:rsidR="00BC6FFC">
        <w:t>Report</w:t>
      </w:r>
      <w:r w:rsidR="00F95A30">
        <w:t>.</w:t>
      </w:r>
      <w:r w:rsidR="007063FF">
        <w:t xml:space="preserve"> </w:t>
      </w:r>
      <w:r w:rsidR="00C834BB">
        <w:t>By-</w:t>
      </w:r>
      <w:r w:rsidR="007063FF">
        <w:t>Default</w:t>
      </w:r>
      <w:r w:rsidR="00AF29B3">
        <w:t xml:space="preserve"> it</w:t>
      </w:r>
      <w:r w:rsidR="007063FF">
        <w:t xml:space="preserve"> shows all data in Summary Report. </w:t>
      </w:r>
    </w:p>
    <w:p w:rsidR="00A81D84" w:rsidRDefault="00421187" w:rsidP="00421187">
      <w:pPr>
        <w:spacing w:after="0"/>
        <w:ind w:left="2160"/>
        <w:jc w:val="center"/>
      </w:pPr>
      <w:r>
        <w:rPr>
          <w:noProof/>
        </w:rPr>
        <w:drawing>
          <wp:inline distT="0" distB="0" distL="0" distR="0">
            <wp:extent cx="2419350" cy="1647825"/>
            <wp:effectExtent l="19050" t="0" r="0" b="0"/>
            <wp:docPr id="1" name="Picture 1" descr="D:\Tahira downloads\14-11-2012\alldata report summ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hira downloads\14-11-2012\alldata report summry.jpg"/>
                    <pic:cNvPicPr>
                      <a:picLocks noChangeAspect="1" noChangeArrowheads="1"/>
                    </pic:cNvPicPr>
                  </pic:nvPicPr>
                  <pic:blipFill>
                    <a:blip r:embed="rId56" cstate="print"/>
                    <a:srcRect/>
                    <a:stretch>
                      <a:fillRect/>
                    </a:stretch>
                  </pic:blipFill>
                  <pic:spPr bwMode="auto">
                    <a:xfrm>
                      <a:off x="0" y="0"/>
                      <a:ext cx="2419350" cy="1647825"/>
                    </a:xfrm>
                    <a:prstGeom prst="rect">
                      <a:avLst/>
                    </a:prstGeom>
                    <a:noFill/>
                    <a:ln w="9525">
                      <a:noFill/>
                      <a:miter lim="800000"/>
                      <a:headEnd/>
                      <a:tailEnd/>
                    </a:ln>
                  </pic:spPr>
                </pic:pic>
              </a:graphicData>
            </a:graphic>
          </wp:inline>
        </w:drawing>
      </w:r>
    </w:p>
    <w:p w:rsidR="00F95A30" w:rsidRPr="00F95A30" w:rsidRDefault="00195756" w:rsidP="00F95A30">
      <w:pPr>
        <w:ind w:left="2160"/>
      </w:pPr>
      <w:r>
        <w:rPr>
          <w:i/>
        </w:rPr>
        <w:t xml:space="preserve"> </w:t>
      </w:r>
      <w:r w:rsidR="00F95A30">
        <w:rPr>
          <w:i/>
        </w:rPr>
        <w:t xml:space="preserve"> </w:t>
      </w:r>
      <w:r>
        <w:rPr>
          <w:i/>
        </w:rPr>
        <w:t xml:space="preserve"> Follow</w:t>
      </w:r>
      <w:r w:rsidR="00F95A30" w:rsidRPr="00500695">
        <w:rPr>
          <w:i/>
        </w:rPr>
        <w:t xml:space="preserve"> these steps to</w:t>
      </w:r>
      <w:r w:rsidR="00F95A30">
        <w:rPr>
          <w:i/>
        </w:rPr>
        <w:t xml:space="preserve"> View Only Cleaned Data in Summary Report</w:t>
      </w:r>
      <w:r w:rsidR="00F95A30" w:rsidRPr="00500695">
        <w:rPr>
          <w:i/>
        </w:rPr>
        <w:t xml:space="preserve"> </w:t>
      </w:r>
    </w:p>
    <w:p w:rsidR="00F95A30" w:rsidRDefault="00F95A30" w:rsidP="000D7767">
      <w:pPr>
        <w:pStyle w:val="ListParagraph"/>
        <w:numPr>
          <w:ilvl w:val="0"/>
          <w:numId w:val="34"/>
        </w:numPr>
      </w:pPr>
      <w:r>
        <w:t>Create an Assessment</w:t>
      </w:r>
    </w:p>
    <w:p w:rsidR="00F95A30" w:rsidRDefault="00F95A30" w:rsidP="000D7767">
      <w:pPr>
        <w:pStyle w:val="ListParagraph"/>
        <w:numPr>
          <w:ilvl w:val="0"/>
          <w:numId w:val="34"/>
        </w:numPr>
      </w:pPr>
      <w:r>
        <w:t>Publish it</w:t>
      </w:r>
    </w:p>
    <w:p w:rsidR="00F95A30" w:rsidRDefault="00F95A30" w:rsidP="000D7767">
      <w:pPr>
        <w:pStyle w:val="ListParagraph"/>
        <w:numPr>
          <w:ilvl w:val="0"/>
          <w:numId w:val="34"/>
        </w:numPr>
      </w:pPr>
      <w:r>
        <w:t>Collect response for it</w:t>
      </w:r>
    </w:p>
    <w:p w:rsidR="00F95A30" w:rsidRDefault="00F95A30" w:rsidP="000D7767">
      <w:pPr>
        <w:pStyle w:val="ListParagraph"/>
        <w:numPr>
          <w:ilvl w:val="0"/>
          <w:numId w:val="34"/>
        </w:numPr>
      </w:pPr>
      <w:r>
        <w:t>Select Analyze</w:t>
      </w:r>
    </w:p>
    <w:p w:rsidR="00F95A30" w:rsidRDefault="00F95A30" w:rsidP="000D7767">
      <w:pPr>
        <w:pStyle w:val="ListParagraph"/>
        <w:numPr>
          <w:ilvl w:val="0"/>
          <w:numId w:val="34"/>
        </w:numPr>
      </w:pPr>
      <w:r>
        <w:t>Click Summary Report Below to the Assessment Name</w:t>
      </w:r>
    </w:p>
    <w:p w:rsidR="00F95A30" w:rsidRDefault="00F95A30" w:rsidP="00C324FF">
      <w:pPr>
        <w:pStyle w:val="ListParagraph"/>
        <w:numPr>
          <w:ilvl w:val="0"/>
          <w:numId w:val="36"/>
        </w:numPr>
      </w:pPr>
      <w:r>
        <w:t xml:space="preserve">Click </w:t>
      </w:r>
      <w:r w:rsidRPr="00CA6686">
        <w:rPr>
          <w:b/>
          <w:i/>
        </w:rPr>
        <w:t>Options</w:t>
      </w:r>
    </w:p>
    <w:p w:rsidR="00F95A30" w:rsidRDefault="00F95A30" w:rsidP="00C324FF">
      <w:pPr>
        <w:pStyle w:val="ListParagraph"/>
        <w:numPr>
          <w:ilvl w:val="0"/>
          <w:numId w:val="36"/>
        </w:numPr>
      </w:pPr>
      <w:r>
        <w:t>Select Cleaned Data</w:t>
      </w:r>
    </w:p>
    <w:p w:rsidR="00F95A30" w:rsidRPr="0090294C" w:rsidRDefault="00F95A30" w:rsidP="00C324FF">
      <w:pPr>
        <w:pStyle w:val="ListParagraph"/>
        <w:numPr>
          <w:ilvl w:val="0"/>
          <w:numId w:val="36"/>
        </w:numPr>
      </w:pPr>
      <w:r>
        <w:t>Press OK</w:t>
      </w:r>
    </w:p>
    <w:p w:rsidR="00B41A97" w:rsidRDefault="00B41A97" w:rsidP="00B41A97">
      <w:pPr>
        <w:pStyle w:val="Heading3"/>
      </w:pPr>
      <w:bookmarkStart w:id="97" w:name="_Toc344810223"/>
      <w:r>
        <w:t>Report Summary Filter</w:t>
      </w:r>
      <w:bookmarkEnd w:id="97"/>
    </w:p>
    <w:p w:rsidR="00421187" w:rsidRPr="00421187" w:rsidRDefault="00421187" w:rsidP="00421187"/>
    <w:p w:rsidR="00421187" w:rsidRPr="00421187" w:rsidRDefault="00421187" w:rsidP="00421187">
      <w:pPr>
        <w:jc w:val="center"/>
      </w:pPr>
      <w:r>
        <w:rPr>
          <w:noProof/>
        </w:rPr>
        <w:drawing>
          <wp:inline distT="0" distB="0" distL="0" distR="0">
            <wp:extent cx="5581650" cy="2476500"/>
            <wp:effectExtent l="19050" t="0" r="0" b="0"/>
            <wp:docPr id="6" name="Picture 2" descr="D:\Tahira downloads\14-11-2012\summry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hira downloads\14-11-2012\summry filter.jpg"/>
                    <pic:cNvPicPr>
                      <a:picLocks noChangeAspect="1" noChangeArrowheads="1"/>
                    </pic:cNvPicPr>
                  </pic:nvPicPr>
                  <pic:blipFill>
                    <a:blip r:embed="rId57" cstate="print"/>
                    <a:srcRect/>
                    <a:stretch>
                      <a:fillRect/>
                    </a:stretch>
                  </pic:blipFill>
                  <pic:spPr bwMode="auto">
                    <a:xfrm>
                      <a:off x="0" y="0"/>
                      <a:ext cx="5581650" cy="2476500"/>
                    </a:xfrm>
                    <a:prstGeom prst="rect">
                      <a:avLst/>
                    </a:prstGeom>
                    <a:noFill/>
                    <a:ln w="9525">
                      <a:noFill/>
                      <a:miter lim="800000"/>
                      <a:headEnd/>
                      <a:tailEnd/>
                    </a:ln>
                  </pic:spPr>
                </pic:pic>
              </a:graphicData>
            </a:graphic>
          </wp:inline>
        </w:drawing>
      </w:r>
    </w:p>
    <w:p w:rsidR="003C775F" w:rsidRDefault="00195756" w:rsidP="00734217">
      <w:pPr>
        <w:ind w:left="2160"/>
        <w:rPr>
          <w:i/>
        </w:rPr>
      </w:pPr>
      <w:r>
        <w:rPr>
          <w:i/>
        </w:rPr>
        <w:t xml:space="preserve"> </w:t>
      </w:r>
      <w:r w:rsidR="00734217" w:rsidRPr="00734217">
        <w:rPr>
          <w:i/>
        </w:rPr>
        <w:t xml:space="preserve"> </w:t>
      </w:r>
    </w:p>
    <w:p w:rsidR="00734217" w:rsidRDefault="00195756" w:rsidP="00734217">
      <w:pPr>
        <w:ind w:left="2160"/>
        <w:rPr>
          <w:i/>
        </w:rPr>
      </w:pPr>
      <w:r>
        <w:rPr>
          <w:i/>
        </w:rPr>
        <w:t xml:space="preserve"> Follow</w:t>
      </w:r>
      <w:r w:rsidR="00734217" w:rsidRPr="00734217">
        <w:rPr>
          <w:i/>
        </w:rPr>
        <w:t xml:space="preserve"> these steps to Apply Filter on </w:t>
      </w:r>
      <w:r w:rsidR="00D356F1">
        <w:rPr>
          <w:i/>
        </w:rPr>
        <w:t>GoAssess</w:t>
      </w:r>
      <w:r w:rsidR="00734217" w:rsidRPr="00734217">
        <w:rPr>
          <w:i/>
        </w:rPr>
        <w:t xml:space="preserve"> Summary Report</w:t>
      </w:r>
    </w:p>
    <w:p w:rsidR="00E152B7" w:rsidRDefault="00E152B7" w:rsidP="000D7767">
      <w:pPr>
        <w:pStyle w:val="ListParagraph"/>
        <w:numPr>
          <w:ilvl w:val="0"/>
          <w:numId w:val="34"/>
        </w:numPr>
      </w:pPr>
      <w:r>
        <w:t>Create an Assessment</w:t>
      </w:r>
    </w:p>
    <w:p w:rsidR="00E152B7" w:rsidRDefault="00E152B7" w:rsidP="000D7767">
      <w:pPr>
        <w:pStyle w:val="ListParagraph"/>
        <w:numPr>
          <w:ilvl w:val="0"/>
          <w:numId w:val="34"/>
        </w:numPr>
      </w:pPr>
      <w:r>
        <w:t>Publish it</w:t>
      </w:r>
    </w:p>
    <w:p w:rsidR="00E152B7" w:rsidRDefault="00E152B7" w:rsidP="000D7767">
      <w:pPr>
        <w:pStyle w:val="ListParagraph"/>
        <w:numPr>
          <w:ilvl w:val="0"/>
          <w:numId w:val="34"/>
        </w:numPr>
      </w:pPr>
      <w:r>
        <w:t>Collect response for it</w:t>
      </w:r>
    </w:p>
    <w:p w:rsidR="00E152B7" w:rsidRDefault="00E152B7" w:rsidP="000D7767">
      <w:pPr>
        <w:pStyle w:val="ListParagraph"/>
        <w:numPr>
          <w:ilvl w:val="0"/>
          <w:numId w:val="34"/>
        </w:numPr>
      </w:pPr>
      <w:r>
        <w:t>Select Analyze</w:t>
      </w:r>
    </w:p>
    <w:p w:rsidR="00E152B7" w:rsidRDefault="00E152B7" w:rsidP="000D7767">
      <w:pPr>
        <w:pStyle w:val="ListParagraph"/>
        <w:numPr>
          <w:ilvl w:val="0"/>
          <w:numId w:val="34"/>
        </w:numPr>
      </w:pPr>
      <w:r>
        <w:t xml:space="preserve">Click </w:t>
      </w:r>
      <w:r w:rsidR="00195756">
        <w:t>Summary Report below to the a</w:t>
      </w:r>
      <w:r>
        <w:t xml:space="preserve">ssessment </w:t>
      </w:r>
      <w:r w:rsidR="00195756">
        <w:t>n</w:t>
      </w:r>
      <w:r>
        <w:t>ame</w:t>
      </w:r>
    </w:p>
    <w:p w:rsidR="00E152B7" w:rsidRDefault="00195756" w:rsidP="000D7767">
      <w:pPr>
        <w:pStyle w:val="ListParagraph"/>
        <w:numPr>
          <w:ilvl w:val="0"/>
          <w:numId w:val="34"/>
        </w:numPr>
      </w:pPr>
      <w:r>
        <w:t>Expand r</w:t>
      </w:r>
      <w:r w:rsidR="00E152B7">
        <w:t>eport</w:t>
      </w:r>
    </w:p>
    <w:p w:rsidR="00E152B7" w:rsidRDefault="00E152B7" w:rsidP="00C324FF">
      <w:pPr>
        <w:pStyle w:val="ListParagraph"/>
        <w:numPr>
          <w:ilvl w:val="0"/>
          <w:numId w:val="36"/>
        </w:numPr>
      </w:pPr>
      <w:r>
        <w:t xml:space="preserve">Click </w:t>
      </w:r>
      <w:r>
        <w:rPr>
          <w:b/>
          <w:i/>
        </w:rPr>
        <w:t>Filter</w:t>
      </w:r>
    </w:p>
    <w:p w:rsidR="00E152B7" w:rsidRDefault="00E152B7" w:rsidP="00C324FF">
      <w:pPr>
        <w:pStyle w:val="ListParagraph"/>
        <w:numPr>
          <w:ilvl w:val="0"/>
          <w:numId w:val="36"/>
        </w:numPr>
      </w:pPr>
      <w:r>
        <w:t xml:space="preserve">Select a </w:t>
      </w:r>
      <w:r w:rsidRPr="00E152B7">
        <w:rPr>
          <w:b/>
          <w:i/>
        </w:rPr>
        <w:t>Question</w:t>
      </w:r>
      <w:r w:rsidR="00195756">
        <w:t xml:space="preserve"> From question drop-</w:t>
      </w:r>
      <w:r>
        <w:t>down</w:t>
      </w:r>
    </w:p>
    <w:p w:rsidR="00E152B7" w:rsidRDefault="00E152B7" w:rsidP="00C324FF">
      <w:pPr>
        <w:pStyle w:val="ListParagraph"/>
        <w:numPr>
          <w:ilvl w:val="0"/>
          <w:numId w:val="36"/>
        </w:numPr>
      </w:pPr>
      <w:r>
        <w:t xml:space="preserve"> Select One From </w:t>
      </w:r>
      <w:r w:rsidR="00D15805">
        <w:t>“</w:t>
      </w:r>
      <w:r>
        <w:t>AND</w:t>
      </w:r>
      <w:r w:rsidR="00D15805">
        <w:t>” or ”</w:t>
      </w:r>
      <w:r>
        <w:t>OR</w:t>
      </w:r>
      <w:r w:rsidR="00D15805">
        <w:t>”</w:t>
      </w:r>
    </w:p>
    <w:p w:rsidR="00E152B7" w:rsidRDefault="00195756" w:rsidP="00C324FF">
      <w:pPr>
        <w:pStyle w:val="ListParagraph"/>
        <w:numPr>
          <w:ilvl w:val="0"/>
          <w:numId w:val="36"/>
        </w:numPr>
      </w:pPr>
      <w:r>
        <w:t>Select c</w:t>
      </w:r>
      <w:r w:rsidR="00E152B7">
        <w:t>ondition from Equal to, less than, greater than etc</w:t>
      </w:r>
    </w:p>
    <w:p w:rsidR="00E152B7" w:rsidRDefault="00E152B7" w:rsidP="00C324FF">
      <w:pPr>
        <w:pStyle w:val="ListParagraph"/>
        <w:numPr>
          <w:ilvl w:val="0"/>
          <w:numId w:val="36"/>
        </w:numPr>
      </w:pPr>
      <w:r>
        <w:t xml:space="preserve">Select </w:t>
      </w:r>
      <w:r w:rsidRPr="00E152B7">
        <w:rPr>
          <w:b/>
          <w:i/>
        </w:rPr>
        <w:t>Option</w:t>
      </w:r>
      <w:r>
        <w:t xml:space="preserve"> if the selected question was check box, radio button or drop down list Otherwise Select </w:t>
      </w:r>
      <w:r w:rsidRPr="00E152B7">
        <w:rPr>
          <w:b/>
          <w:i/>
        </w:rPr>
        <w:t>Value</w:t>
      </w:r>
    </w:p>
    <w:p w:rsidR="00E152B7" w:rsidRDefault="00E152B7" w:rsidP="00C324FF">
      <w:pPr>
        <w:pStyle w:val="ListParagraph"/>
        <w:numPr>
          <w:ilvl w:val="0"/>
          <w:numId w:val="36"/>
        </w:numPr>
      </w:pPr>
      <w:r>
        <w:t xml:space="preserve"> Enter </w:t>
      </w:r>
      <w:r w:rsidRPr="00E152B7">
        <w:rPr>
          <w:b/>
          <w:i/>
        </w:rPr>
        <w:t>Value</w:t>
      </w:r>
      <w:r>
        <w:rPr>
          <w:b/>
          <w:i/>
        </w:rPr>
        <w:t xml:space="preserve"> </w:t>
      </w:r>
      <w:r>
        <w:t xml:space="preserve">if you Select value </w:t>
      </w:r>
    </w:p>
    <w:p w:rsidR="00E152B7" w:rsidRPr="0090294C" w:rsidRDefault="00E152B7" w:rsidP="00C324FF">
      <w:pPr>
        <w:pStyle w:val="ListParagraph"/>
        <w:numPr>
          <w:ilvl w:val="0"/>
          <w:numId w:val="36"/>
        </w:numPr>
      </w:pPr>
      <w:r>
        <w:t>Press Add</w:t>
      </w:r>
    </w:p>
    <w:p w:rsidR="00E778BC" w:rsidRDefault="00E778BC" w:rsidP="00E778BC">
      <w:pPr>
        <w:pStyle w:val="Heading3"/>
      </w:pPr>
      <w:bookmarkStart w:id="98" w:name="_Toc344810224"/>
      <w:r>
        <w:t>Create Custom Report</w:t>
      </w:r>
      <w:bookmarkEnd w:id="98"/>
    </w:p>
    <w:p w:rsidR="0057525B" w:rsidRPr="0057525B" w:rsidRDefault="0057525B" w:rsidP="0057525B">
      <w:r>
        <w:rPr>
          <w:noProof/>
        </w:rPr>
        <w:drawing>
          <wp:inline distT="0" distB="0" distL="0" distR="0">
            <wp:extent cx="6007100" cy="4805680"/>
            <wp:effectExtent l="19050" t="0" r="0" b="0"/>
            <wp:docPr id="69" name="Picture 45" descr="D:\Tahira downloads\14-11-2012\custom report.summ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ahira downloads\14-11-2012\custom report.summery.jpg"/>
                    <pic:cNvPicPr>
                      <a:picLocks noChangeAspect="1" noChangeArrowheads="1"/>
                    </pic:cNvPicPr>
                  </pic:nvPicPr>
                  <pic:blipFill>
                    <a:blip r:embed="rId58"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195756" w:rsidRDefault="00195756" w:rsidP="00D9778F">
      <w:pPr>
        <w:ind w:left="2160"/>
        <w:rPr>
          <w:i/>
        </w:rPr>
      </w:pPr>
      <w:r>
        <w:rPr>
          <w:i/>
        </w:rPr>
        <w:t xml:space="preserve"> </w:t>
      </w:r>
      <w:r w:rsidR="00D9778F">
        <w:rPr>
          <w:i/>
        </w:rPr>
        <w:t xml:space="preserve"> </w:t>
      </w:r>
    </w:p>
    <w:p w:rsidR="00D9778F" w:rsidRPr="00F95A30" w:rsidRDefault="00195756" w:rsidP="00D9778F">
      <w:pPr>
        <w:ind w:left="2160"/>
      </w:pPr>
      <w:r>
        <w:rPr>
          <w:i/>
        </w:rPr>
        <w:t xml:space="preserve"> Follow</w:t>
      </w:r>
      <w:r w:rsidR="00D9778F" w:rsidRPr="00500695">
        <w:rPr>
          <w:i/>
        </w:rPr>
        <w:t xml:space="preserve"> these steps to</w:t>
      </w:r>
      <w:r w:rsidR="00D9778F">
        <w:rPr>
          <w:i/>
        </w:rPr>
        <w:t xml:space="preserve"> </w:t>
      </w:r>
      <w:r>
        <w:rPr>
          <w:i/>
        </w:rPr>
        <w:t>create c</w:t>
      </w:r>
      <w:r w:rsidR="00153694">
        <w:rPr>
          <w:i/>
        </w:rPr>
        <w:t xml:space="preserve">ustom Report from </w:t>
      </w:r>
      <w:r>
        <w:rPr>
          <w:i/>
        </w:rPr>
        <w:t>s</w:t>
      </w:r>
      <w:r w:rsidR="00D9778F">
        <w:rPr>
          <w:i/>
        </w:rPr>
        <w:t>ummary Report</w:t>
      </w:r>
      <w:r w:rsidR="00D9778F" w:rsidRPr="00500695">
        <w:rPr>
          <w:i/>
        </w:rPr>
        <w:t xml:space="preserve"> </w:t>
      </w:r>
    </w:p>
    <w:p w:rsidR="00D9778F" w:rsidRDefault="00D9778F" w:rsidP="000D7767">
      <w:pPr>
        <w:pStyle w:val="ListParagraph"/>
        <w:numPr>
          <w:ilvl w:val="0"/>
          <w:numId w:val="34"/>
        </w:numPr>
      </w:pPr>
      <w:r>
        <w:t>Create an Assessment</w:t>
      </w:r>
    </w:p>
    <w:p w:rsidR="00D9778F" w:rsidRDefault="00D9778F" w:rsidP="000D7767">
      <w:pPr>
        <w:pStyle w:val="ListParagraph"/>
        <w:numPr>
          <w:ilvl w:val="0"/>
          <w:numId w:val="34"/>
        </w:numPr>
      </w:pPr>
      <w:r>
        <w:t>Publish it</w:t>
      </w:r>
    </w:p>
    <w:p w:rsidR="00D9778F" w:rsidRDefault="00D9778F" w:rsidP="000D7767">
      <w:pPr>
        <w:pStyle w:val="ListParagraph"/>
        <w:numPr>
          <w:ilvl w:val="0"/>
          <w:numId w:val="34"/>
        </w:numPr>
      </w:pPr>
      <w:r>
        <w:t>Collect response for it</w:t>
      </w:r>
    </w:p>
    <w:p w:rsidR="00D9778F" w:rsidRDefault="00D9778F" w:rsidP="000D7767">
      <w:pPr>
        <w:pStyle w:val="ListParagraph"/>
        <w:numPr>
          <w:ilvl w:val="0"/>
          <w:numId w:val="34"/>
        </w:numPr>
      </w:pPr>
      <w:r>
        <w:t>Select Analyze</w:t>
      </w:r>
    </w:p>
    <w:p w:rsidR="00D9778F" w:rsidRDefault="00195756" w:rsidP="000D7767">
      <w:pPr>
        <w:pStyle w:val="ListParagraph"/>
        <w:numPr>
          <w:ilvl w:val="0"/>
          <w:numId w:val="34"/>
        </w:numPr>
      </w:pPr>
      <w:r>
        <w:t>Click Summary Report below to the assessment n</w:t>
      </w:r>
      <w:r w:rsidR="00D9778F">
        <w:t>ame</w:t>
      </w:r>
    </w:p>
    <w:p w:rsidR="00D9778F" w:rsidRDefault="00195756" w:rsidP="000D7767">
      <w:pPr>
        <w:pStyle w:val="ListParagraph"/>
        <w:numPr>
          <w:ilvl w:val="0"/>
          <w:numId w:val="34"/>
        </w:numPr>
      </w:pPr>
      <w:r>
        <w:t>Expand r</w:t>
      </w:r>
      <w:r w:rsidR="00D9778F">
        <w:t>eport</w:t>
      </w:r>
    </w:p>
    <w:p w:rsidR="00D9778F" w:rsidRDefault="00D9778F" w:rsidP="00C324FF">
      <w:pPr>
        <w:pStyle w:val="ListParagraph"/>
        <w:numPr>
          <w:ilvl w:val="0"/>
          <w:numId w:val="36"/>
        </w:numPr>
      </w:pPr>
      <w:r>
        <w:t xml:space="preserve">Click </w:t>
      </w:r>
      <w:r w:rsidRPr="00153694">
        <w:rPr>
          <w:b/>
          <w:i/>
        </w:rPr>
        <w:t>Create Report</w:t>
      </w:r>
    </w:p>
    <w:p w:rsidR="00D9778F" w:rsidRDefault="00195756" w:rsidP="00C324FF">
      <w:pPr>
        <w:pStyle w:val="ListParagraph"/>
        <w:numPr>
          <w:ilvl w:val="0"/>
          <w:numId w:val="36"/>
        </w:numPr>
      </w:pPr>
      <w:r>
        <w:t xml:space="preserve">Enter </w:t>
      </w:r>
      <w:r w:rsidR="00D9778F">
        <w:t>Title &amp; Description</w:t>
      </w:r>
    </w:p>
    <w:p w:rsidR="00D9778F" w:rsidRDefault="00D9778F" w:rsidP="00C324FF">
      <w:pPr>
        <w:pStyle w:val="ListParagraph"/>
        <w:numPr>
          <w:ilvl w:val="0"/>
          <w:numId w:val="36"/>
        </w:numPr>
      </w:pPr>
      <w:r>
        <w:t xml:space="preserve">Edit Report If needed </w:t>
      </w:r>
      <w:r w:rsidR="00195756">
        <w:t>b</w:t>
      </w:r>
      <w:r>
        <w:t>y just click and type</w:t>
      </w:r>
    </w:p>
    <w:p w:rsidR="00D9778F" w:rsidRDefault="00D9778F" w:rsidP="00C324FF">
      <w:pPr>
        <w:pStyle w:val="ListParagraph"/>
        <w:numPr>
          <w:ilvl w:val="0"/>
          <w:numId w:val="36"/>
        </w:numPr>
      </w:pPr>
      <w:r>
        <w:t xml:space="preserve">Press </w:t>
      </w:r>
      <w:r w:rsidRPr="00153694">
        <w:rPr>
          <w:b/>
          <w:i/>
        </w:rPr>
        <w:t>Save</w:t>
      </w:r>
      <w:r>
        <w:t xml:space="preserve"> </w:t>
      </w:r>
      <w:r w:rsidR="00195756">
        <w:t>o</w:t>
      </w:r>
      <w:r w:rsidR="00153694">
        <w:t xml:space="preserve">therwise Press </w:t>
      </w:r>
      <w:r w:rsidR="00153694" w:rsidRPr="00153694">
        <w:rPr>
          <w:b/>
          <w:i/>
        </w:rPr>
        <w:t>Back</w:t>
      </w:r>
    </w:p>
    <w:p w:rsidR="001A20C5" w:rsidRDefault="00572E49" w:rsidP="001A20C5">
      <w:pPr>
        <w:pStyle w:val="Heading2"/>
      </w:pPr>
      <w:bookmarkStart w:id="99" w:name="_Toc344810225"/>
      <w:r>
        <w:t>Detailed Analysis Report</w:t>
      </w:r>
      <w:bookmarkEnd w:id="99"/>
    </w:p>
    <w:p w:rsidR="0046244D" w:rsidRPr="0046244D" w:rsidRDefault="0046244D" w:rsidP="0046244D"/>
    <w:p w:rsidR="00421187" w:rsidRPr="00421187" w:rsidRDefault="00113780" w:rsidP="00421187">
      <w:r>
        <w:rPr>
          <w:noProof/>
        </w:rPr>
        <w:drawing>
          <wp:inline distT="0" distB="0" distL="0" distR="0">
            <wp:extent cx="6007100" cy="4805680"/>
            <wp:effectExtent l="19050" t="0" r="0" b="0"/>
            <wp:docPr id="8" name="Picture 3" descr="D:\Tahira downloads\14-11-2012\detailed 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hira downloads\14-11-2012\detailed analysis.jpg"/>
                    <pic:cNvPicPr>
                      <a:picLocks noChangeAspect="1" noChangeArrowheads="1"/>
                    </pic:cNvPicPr>
                  </pic:nvPicPr>
                  <pic:blipFill>
                    <a:blip r:embed="rId59"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1D1612" w:rsidRDefault="00195756" w:rsidP="001D1612">
      <w:pPr>
        <w:ind w:left="720" w:firstLine="720"/>
        <w:rPr>
          <w:i/>
        </w:rPr>
      </w:pPr>
      <w:r>
        <w:rPr>
          <w:i/>
        </w:rPr>
        <w:t xml:space="preserve"> </w:t>
      </w:r>
      <w:r w:rsidR="001D1612">
        <w:rPr>
          <w:i/>
        </w:rPr>
        <w:t xml:space="preserve"> </w:t>
      </w:r>
      <w:r>
        <w:rPr>
          <w:i/>
        </w:rPr>
        <w:t xml:space="preserve"> Follow</w:t>
      </w:r>
      <w:r w:rsidR="001D1612" w:rsidRPr="00500695">
        <w:rPr>
          <w:i/>
        </w:rPr>
        <w:t xml:space="preserve"> these steps to</w:t>
      </w:r>
      <w:r w:rsidR="001D1612">
        <w:rPr>
          <w:i/>
        </w:rPr>
        <w:t xml:space="preserve"> View Detailed Analysis Report</w:t>
      </w:r>
    </w:p>
    <w:p w:rsidR="001D1612" w:rsidRDefault="001D1612" w:rsidP="000D7767">
      <w:pPr>
        <w:pStyle w:val="ListParagraph"/>
        <w:numPr>
          <w:ilvl w:val="0"/>
          <w:numId w:val="34"/>
        </w:numPr>
      </w:pPr>
      <w:r>
        <w:t>Create an Assessment</w:t>
      </w:r>
    </w:p>
    <w:p w:rsidR="001D1612" w:rsidRDefault="001D1612" w:rsidP="000D7767">
      <w:pPr>
        <w:pStyle w:val="ListParagraph"/>
        <w:numPr>
          <w:ilvl w:val="0"/>
          <w:numId w:val="34"/>
        </w:numPr>
      </w:pPr>
      <w:r>
        <w:t>Publish it</w:t>
      </w:r>
    </w:p>
    <w:p w:rsidR="001D1612" w:rsidRDefault="001D1612" w:rsidP="000D7767">
      <w:pPr>
        <w:pStyle w:val="ListParagraph"/>
        <w:numPr>
          <w:ilvl w:val="0"/>
          <w:numId w:val="34"/>
        </w:numPr>
      </w:pPr>
      <w:r>
        <w:t>Collect response for it</w:t>
      </w:r>
    </w:p>
    <w:p w:rsidR="001D1612" w:rsidRDefault="001D1612" w:rsidP="000D7767">
      <w:pPr>
        <w:pStyle w:val="ListParagraph"/>
        <w:numPr>
          <w:ilvl w:val="0"/>
          <w:numId w:val="34"/>
        </w:numPr>
      </w:pPr>
      <w:r>
        <w:t>Select Analyze</w:t>
      </w:r>
    </w:p>
    <w:p w:rsidR="001D1612" w:rsidRDefault="001D1612" w:rsidP="000D7767">
      <w:pPr>
        <w:pStyle w:val="ListParagraph"/>
        <w:numPr>
          <w:ilvl w:val="0"/>
          <w:numId w:val="34"/>
        </w:numPr>
      </w:pPr>
      <w:r>
        <w:t xml:space="preserve">Click </w:t>
      </w:r>
      <w:r w:rsidRPr="001D1612">
        <w:rPr>
          <w:b/>
          <w:i/>
        </w:rPr>
        <w:t>Detailed analysis Report</w:t>
      </w:r>
    </w:p>
    <w:p w:rsidR="001D1612" w:rsidRDefault="001D1612" w:rsidP="00C324FF">
      <w:pPr>
        <w:pStyle w:val="ListParagraph"/>
        <w:numPr>
          <w:ilvl w:val="0"/>
          <w:numId w:val="36"/>
        </w:numPr>
      </w:pPr>
      <w:r>
        <w:t>Expand Third Pane</w:t>
      </w:r>
    </w:p>
    <w:p w:rsidR="00823DFD" w:rsidRDefault="00823DFD" w:rsidP="00823DFD">
      <w:pPr>
        <w:pStyle w:val="Heading3"/>
      </w:pPr>
      <w:bookmarkStart w:id="100" w:name="_Toc344810226"/>
      <w:r>
        <w:t>Apply Filters</w:t>
      </w:r>
      <w:bookmarkEnd w:id="100"/>
    </w:p>
    <w:p w:rsidR="001D1612" w:rsidRDefault="00195756" w:rsidP="000626EE">
      <w:pPr>
        <w:ind w:left="1440" w:firstLine="720"/>
        <w:rPr>
          <w:i/>
        </w:rPr>
      </w:pPr>
      <w:r>
        <w:rPr>
          <w:i/>
        </w:rPr>
        <w:t xml:space="preserve"> </w:t>
      </w:r>
      <w:r w:rsidR="001D1612">
        <w:rPr>
          <w:i/>
        </w:rPr>
        <w:t xml:space="preserve"> </w:t>
      </w:r>
      <w:r>
        <w:rPr>
          <w:i/>
        </w:rPr>
        <w:t xml:space="preserve"> Follow</w:t>
      </w:r>
      <w:r w:rsidR="001D1612" w:rsidRPr="00500695">
        <w:rPr>
          <w:i/>
        </w:rPr>
        <w:t xml:space="preserve"> these steps to</w:t>
      </w:r>
      <w:r>
        <w:rPr>
          <w:i/>
        </w:rPr>
        <w:t xml:space="preserve"> a</w:t>
      </w:r>
      <w:r w:rsidR="002352A4">
        <w:rPr>
          <w:i/>
        </w:rPr>
        <w:t>pply filter on</w:t>
      </w:r>
      <w:r w:rsidR="001D1612">
        <w:rPr>
          <w:i/>
        </w:rPr>
        <w:t xml:space="preserve"> D</w:t>
      </w:r>
      <w:r w:rsidR="000A7536">
        <w:rPr>
          <w:i/>
        </w:rPr>
        <w:t>e</w:t>
      </w:r>
      <w:r w:rsidR="001D1612">
        <w:rPr>
          <w:i/>
        </w:rPr>
        <w:t>tailed Analysis Report</w:t>
      </w:r>
    </w:p>
    <w:p w:rsidR="001D1612" w:rsidRDefault="001D1612" w:rsidP="000D7767">
      <w:pPr>
        <w:pStyle w:val="ListParagraph"/>
        <w:numPr>
          <w:ilvl w:val="0"/>
          <w:numId w:val="34"/>
        </w:numPr>
      </w:pPr>
      <w:r>
        <w:t>Create an Assessment</w:t>
      </w:r>
    </w:p>
    <w:p w:rsidR="001D1612" w:rsidRDefault="001D1612" w:rsidP="000D7767">
      <w:pPr>
        <w:pStyle w:val="ListParagraph"/>
        <w:numPr>
          <w:ilvl w:val="0"/>
          <w:numId w:val="34"/>
        </w:numPr>
      </w:pPr>
      <w:r>
        <w:t>Publish it</w:t>
      </w:r>
    </w:p>
    <w:p w:rsidR="001D1612" w:rsidRDefault="001D1612" w:rsidP="000D7767">
      <w:pPr>
        <w:pStyle w:val="ListParagraph"/>
        <w:numPr>
          <w:ilvl w:val="0"/>
          <w:numId w:val="34"/>
        </w:numPr>
      </w:pPr>
      <w:r>
        <w:t>Collect response for it</w:t>
      </w:r>
    </w:p>
    <w:p w:rsidR="001D1612" w:rsidRDefault="001D1612" w:rsidP="000D7767">
      <w:pPr>
        <w:pStyle w:val="ListParagraph"/>
        <w:numPr>
          <w:ilvl w:val="0"/>
          <w:numId w:val="34"/>
        </w:numPr>
      </w:pPr>
      <w:r>
        <w:t>Select Analyze</w:t>
      </w:r>
    </w:p>
    <w:p w:rsidR="001D1612" w:rsidRDefault="001D1612" w:rsidP="000D7767">
      <w:pPr>
        <w:pStyle w:val="ListParagraph"/>
        <w:numPr>
          <w:ilvl w:val="0"/>
          <w:numId w:val="34"/>
        </w:numPr>
      </w:pPr>
      <w:r>
        <w:t xml:space="preserve">Click </w:t>
      </w:r>
      <w:r w:rsidRPr="001D1612">
        <w:rPr>
          <w:b/>
          <w:i/>
        </w:rPr>
        <w:t>Detailed analysis Report</w:t>
      </w:r>
    </w:p>
    <w:p w:rsidR="001D1612" w:rsidRDefault="001D1612" w:rsidP="00C324FF">
      <w:pPr>
        <w:pStyle w:val="ListParagraph"/>
        <w:numPr>
          <w:ilvl w:val="0"/>
          <w:numId w:val="36"/>
        </w:numPr>
      </w:pPr>
      <w:r>
        <w:t>Expand Third Pane</w:t>
      </w:r>
    </w:p>
    <w:p w:rsidR="002352A4" w:rsidRDefault="00195756" w:rsidP="00C324FF">
      <w:pPr>
        <w:pStyle w:val="ListParagraph"/>
        <w:numPr>
          <w:ilvl w:val="0"/>
          <w:numId w:val="36"/>
        </w:numPr>
      </w:pPr>
      <w:r>
        <w:t>Select q</w:t>
      </w:r>
      <w:r w:rsidR="002352A4">
        <w:t xml:space="preserve">uestion From </w:t>
      </w:r>
      <w:r w:rsidR="002352A4" w:rsidRPr="002352A4">
        <w:rPr>
          <w:b/>
          <w:i/>
        </w:rPr>
        <w:t>Column</w:t>
      </w:r>
      <w:r w:rsidR="002352A4">
        <w:t xml:space="preserve"> Drop down</w:t>
      </w:r>
    </w:p>
    <w:p w:rsidR="002352A4" w:rsidRDefault="00195756" w:rsidP="00C324FF">
      <w:pPr>
        <w:pStyle w:val="ListParagraph"/>
        <w:numPr>
          <w:ilvl w:val="0"/>
          <w:numId w:val="36"/>
        </w:numPr>
      </w:pPr>
      <w:r>
        <w:t>Select q</w:t>
      </w:r>
      <w:r w:rsidR="002352A4">
        <w:t xml:space="preserve">uestion From </w:t>
      </w:r>
      <w:r w:rsidR="007F0AF0">
        <w:rPr>
          <w:b/>
          <w:i/>
        </w:rPr>
        <w:t>Row</w:t>
      </w:r>
      <w:r w:rsidR="002352A4">
        <w:t xml:space="preserve"> Drop down</w:t>
      </w:r>
    </w:p>
    <w:p w:rsidR="002352A4" w:rsidRDefault="007F0AF0" w:rsidP="00C324FF">
      <w:pPr>
        <w:pStyle w:val="ListParagraph"/>
        <w:numPr>
          <w:ilvl w:val="0"/>
          <w:numId w:val="36"/>
        </w:numPr>
      </w:pPr>
      <w:r>
        <w:t>Press Add</w:t>
      </w:r>
    </w:p>
    <w:p w:rsidR="002352A4" w:rsidRDefault="007F0AF0" w:rsidP="00C324FF">
      <w:pPr>
        <w:pStyle w:val="ListParagraph"/>
        <w:numPr>
          <w:ilvl w:val="0"/>
          <w:numId w:val="36"/>
        </w:numPr>
      </w:pPr>
      <w:r>
        <w:t xml:space="preserve">Press Remove </w:t>
      </w:r>
      <w:r w:rsidR="009541D6">
        <w:t>to remove added row and column</w:t>
      </w:r>
    </w:p>
    <w:p w:rsidR="007F0AF0" w:rsidRDefault="007F0AF0" w:rsidP="00C324FF">
      <w:pPr>
        <w:pStyle w:val="ListParagraph"/>
        <w:numPr>
          <w:ilvl w:val="0"/>
          <w:numId w:val="36"/>
        </w:numPr>
      </w:pPr>
      <w:r>
        <w:t>Select</w:t>
      </w:r>
      <w:r w:rsidR="00195756">
        <w:t xml:space="preserve"> q</w:t>
      </w:r>
      <w:r>
        <w:t xml:space="preserve">uestion From </w:t>
      </w:r>
      <w:r w:rsidRPr="007F0AF0">
        <w:rPr>
          <w:b/>
          <w:i/>
        </w:rPr>
        <w:t>Value</w:t>
      </w:r>
      <w:r>
        <w:t xml:space="preserve"> Drop down</w:t>
      </w:r>
    </w:p>
    <w:p w:rsidR="007F0AF0" w:rsidRDefault="00B17683" w:rsidP="00C324FF">
      <w:pPr>
        <w:pStyle w:val="ListParagraph"/>
        <w:numPr>
          <w:ilvl w:val="0"/>
          <w:numId w:val="36"/>
        </w:numPr>
      </w:pPr>
      <w:r>
        <w:t>Press Show</w:t>
      </w:r>
      <w:r w:rsidR="007F0AF0">
        <w:t xml:space="preserve"> </w:t>
      </w:r>
    </w:p>
    <w:p w:rsidR="00C66C34" w:rsidRDefault="0067184E" w:rsidP="000A7536">
      <w:pPr>
        <w:pStyle w:val="Heading3"/>
        <w:tabs>
          <w:tab w:val="left" w:pos="1980"/>
        </w:tabs>
      </w:pPr>
      <w:r>
        <w:t xml:space="preserve">  </w:t>
      </w:r>
      <w:bookmarkStart w:id="101" w:name="_Toc344810227"/>
      <w:r w:rsidR="00C66C34">
        <w:t xml:space="preserve">Summarized by: Count, Sum, Average, Count Percentage, Sum </w:t>
      </w:r>
      <w:r>
        <w:t xml:space="preserve">    </w:t>
      </w:r>
      <w:r w:rsidR="00C66C34">
        <w:t>Percentage</w:t>
      </w:r>
      <w:bookmarkEnd w:id="101"/>
      <w:r w:rsidR="00C66C34">
        <w:t xml:space="preserve"> </w:t>
      </w:r>
    </w:p>
    <w:p w:rsidR="001E67C5" w:rsidRDefault="00195756" w:rsidP="001E67C5">
      <w:pPr>
        <w:ind w:left="720" w:firstLine="720"/>
        <w:rPr>
          <w:i/>
        </w:rPr>
      </w:pPr>
      <w:r>
        <w:rPr>
          <w:i/>
        </w:rPr>
        <w:t xml:space="preserve"> </w:t>
      </w:r>
      <w:r w:rsidR="001E67C5">
        <w:rPr>
          <w:i/>
        </w:rPr>
        <w:t xml:space="preserve"> </w:t>
      </w:r>
      <w:r>
        <w:rPr>
          <w:i/>
        </w:rPr>
        <w:t xml:space="preserve"> Follow</w:t>
      </w:r>
      <w:r w:rsidR="001E67C5" w:rsidRPr="00500695">
        <w:rPr>
          <w:i/>
        </w:rPr>
        <w:t xml:space="preserve"> these steps to</w:t>
      </w:r>
      <w:r w:rsidR="001E67C5">
        <w:rPr>
          <w:i/>
        </w:rPr>
        <w:t xml:space="preserve"> Apply filter on Detailed Analysis Report</w:t>
      </w:r>
    </w:p>
    <w:p w:rsidR="001E67C5" w:rsidRDefault="001E67C5" w:rsidP="000D7767">
      <w:pPr>
        <w:pStyle w:val="ListParagraph"/>
        <w:numPr>
          <w:ilvl w:val="0"/>
          <w:numId w:val="34"/>
        </w:numPr>
      </w:pPr>
      <w:r>
        <w:t>Create an Assessment</w:t>
      </w:r>
      <w:r w:rsidR="00D15805">
        <w:t xml:space="preserve"> with number field</w:t>
      </w:r>
    </w:p>
    <w:p w:rsidR="001E67C5" w:rsidRDefault="001E67C5" w:rsidP="000D7767">
      <w:pPr>
        <w:pStyle w:val="ListParagraph"/>
        <w:numPr>
          <w:ilvl w:val="0"/>
          <w:numId w:val="34"/>
        </w:numPr>
      </w:pPr>
      <w:r>
        <w:t>Publish it</w:t>
      </w:r>
    </w:p>
    <w:p w:rsidR="001E67C5" w:rsidRDefault="001E67C5" w:rsidP="000D7767">
      <w:pPr>
        <w:pStyle w:val="ListParagraph"/>
        <w:numPr>
          <w:ilvl w:val="0"/>
          <w:numId w:val="34"/>
        </w:numPr>
      </w:pPr>
      <w:r>
        <w:t>Collect response for it</w:t>
      </w:r>
    </w:p>
    <w:p w:rsidR="001E67C5" w:rsidRDefault="001E67C5" w:rsidP="000D7767">
      <w:pPr>
        <w:pStyle w:val="ListParagraph"/>
        <w:numPr>
          <w:ilvl w:val="0"/>
          <w:numId w:val="34"/>
        </w:numPr>
      </w:pPr>
      <w:r>
        <w:t>Select Analyze</w:t>
      </w:r>
    </w:p>
    <w:p w:rsidR="001E67C5" w:rsidRDefault="001E67C5" w:rsidP="000D7767">
      <w:pPr>
        <w:pStyle w:val="ListParagraph"/>
        <w:numPr>
          <w:ilvl w:val="0"/>
          <w:numId w:val="34"/>
        </w:numPr>
      </w:pPr>
      <w:r>
        <w:t xml:space="preserve">Click </w:t>
      </w:r>
      <w:r w:rsidRPr="001D1612">
        <w:rPr>
          <w:b/>
          <w:i/>
        </w:rPr>
        <w:t>Detailed analysis Report</w:t>
      </w:r>
    </w:p>
    <w:p w:rsidR="001E67C5" w:rsidRDefault="001E67C5" w:rsidP="00C324FF">
      <w:pPr>
        <w:pStyle w:val="ListParagraph"/>
        <w:numPr>
          <w:ilvl w:val="0"/>
          <w:numId w:val="36"/>
        </w:numPr>
      </w:pPr>
      <w:r>
        <w:t>Expand Third Pane</w:t>
      </w:r>
    </w:p>
    <w:p w:rsidR="001E67C5" w:rsidRDefault="00195756" w:rsidP="00C324FF">
      <w:pPr>
        <w:pStyle w:val="ListParagraph"/>
        <w:numPr>
          <w:ilvl w:val="0"/>
          <w:numId w:val="36"/>
        </w:numPr>
      </w:pPr>
      <w:r>
        <w:t>Select q</w:t>
      </w:r>
      <w:r w:rsidR="001E67C5">
        <w:t xml:space="preserve">uestion From </w:t>
      </w:r>
      <w:r w:rsidR="001E67C5" w:rsidRPr="002352A4">
        <w:rPr>
          <w:b/>
          <w:i/>
        </w:rPr>
        <w:t>Column</w:t>
      </w:r>
      <w:r w:rsidR="001E67C5">
        <w:t xml:space="preserve"> Drop down</w:t>
      </w:r>
    </w:p>
    <w:p w:rsidR="001E67C5" w:rsidRDefault="00195756" w:rsidP="00C324FF">
      <w:pPr>
        <w:pStyle w:val="ListParagraph"/>
        <w:numPr>
          <w:ilvl w:val="0"/>
          <w:numId w:val="36"/>
        </w:numPr>
      </w:pPr>
      <w:r>
        <w:t>Select q</w:t>
      </w:r>
      <w:r w:rsidR="001E67C5">
        <w:t xml:space="preserve">uestion From </w:t>
      </w:r>
      <w:r w:rsidR="001E67C5">
        <w:rPr>
          <w:b/>
          <w:i/>
        </w:rPr>
        <w:t>Row</w:t>
      </w:r>
      <w:r w:rsidR="001E67C5">
        <w:t xml:space="preserve"> Drop down</w:t>
      </w:r>
    </w:p>
    <w:p w:rsidR="001E67C5" w:rsidRDefault="001E67C5" w:rsidP="00C324FF">
      <w:pPr>
        <w:pStyle w:val="ListParagraph"/>
        <w:numPr>
          <w:ilvl w:val="0"/>
          <w:numId w:val="36"/>
        </w:numPr>
      </w:pPr>
      <w:r>
        <w:t>Press Add</w:t>
      </w:r>
    </w:p>
    <w:p w:rsidR="001E67C5" w:rsidRDefault="001E67C5" w:rsidP="00C324FF">
      <w:pPr>
        <w:pStyle w:val="ListParagraph"/>
        <w:numPr>
          <w:ilvl w:val="0"/>
          <w:numId w:val="36"/>
        </w:numPr>
      </w:pPr>
      <w:r>
        <w:t>Press Remov</w:t>
      </w:r>
      <w:r w:rsidR="009541D6">
        <w:t>e to remove added row and column</w:t>
      </w:r>
    </w:p>
    <w:p w:rsidR="001E67C5" w:rsidRDefault="00195756" w:rsidP="00C324FF">
      <w:pPr>
        <w:pStyle w:val="ListParagraph"/>
        <w:numPr>
          <w:ilvl w:val="0"/>
          <w:numId w:val="36"/>
        </w:numPr>
      </w:pPr>
      <w:r>
        <w:t>Select q</w:t>
      </w:r>
      <w:r w:rsidR="001E67C5">
        <w:t xml:space="preserve">uestion From </w:t>
      </w:r>
      <w:r w:rsidR="001E67C5" w:rsidRPr="007F0AF0">
        <w:rPr>
          <w:b/>
          <w:i/>
        </w:rPr>
        <w:t>Value</w:t>
      </w:r>
      <w:r w:rsidR="001E67C5">
        <w:t xml:space="preserve"> Drop down</w:t>
      </w:r>
    </w:p>
    <w:p w:rsidR="001E67C5" w:rsidRDefault="001E67C5" w:rsidP="00C324FF">
      <w:pPr>
        <w:pStyle w:val="ListParagraph"/>
        <w:numPr>
          <w:ilvl w:val="0"/>
          <w:numId w:val="36"/>
        </w:numPr>
      </w:pPr>
      <w:r>
        <w:t xml:space="preserve">Select </w:t>
      </w:r>
      <w:r w:rsidR="00006EF8">
        <w:t xml:space="preserve">Count, </w:t>
      </w:r>
      <w:r>
        <w:t>SUM</w:t>
      </w:r>
      <w:r w:rsidR="00006EF8">
        <w:t>, Average, Percentage OR Sum Percentage</w:t>
      </w:r>
      <w:r>
        <w:t xml:space="preserve"> </w:t>
      </w:r>
    </w:p>
    <w:p w:rsidR="001E67C5" w:rsidRDefault="001E67C5" w:rsidP="00C324FF">
      <w:pPr>
        <w:pStyle w:val="ListParagraph"/>
        <w:numPr>
          <w:ilvl w:val="0"/>
          <w:numId w:val="36"/>
        </w:numPr>
      </w:pPr>
      <w:r>
        <w:t xml:space="preserve">Press </w:t>
      </w:r>
      <w:r w:rsidRPr="001E67C5">
        <w:rPr>
          <w:b/>
          <w:i/>
        </w:rPr>
        <w:t>Show</w:t>
      </w:r>
      <w:r>
        <w:t xml:space="preserve"> </w:t>
      </w:r>
    </w:p>
    <w:p w:rsidR="00823DFD" w:rsidRDefault="00823DFD" w:rsidP="00C3527D">
      <w:pPr>
        <w:pStyle w:val="Heading3"/>
        <w:spacing w:before="0"/>
      </w:pPr>
      <w:bookmarkStart w:id="102" w:name="_Toc344810228"/>
      <w:r>
        <w:t>Create Custom Reports</w:t>
      </w:r>
      <w:bookmarkEnd w:id="102"/>
    </w:p>
    <w:p w:rsidR="00A47D35" w:rsidRDefault="00195756" w:rsidP="00DA2635">
      <w:pPr>
        <w:ind w:left="1440" w:firstLine="720"/>
        <w:rPr>
          <w:i/>
        </w:rPr>
      </w:pPr>
      <w:r>
        <w:rPr>
          <w:i/>
        </w:rPr>
        <w:t xml:space="preserve"> </w:t>
      </w:r>
      <w:r w:rsidR="00A47D35">
        <w:rPr>
          <w:i/>
        </w:rPr>
        <w:t xml:space="preserve"> </w:t>
      </w:r>
      <w:r>
        <w:rPr>
          <w:i/>
        </w:rPr>
        <w:t xml:space="preserve"> Follow</w:t>
      </w:r>
      <w:r w:rsidR="00A47D35" w:rsidRPr="00500695">
        <w:rPr>
          <w:i/>
        </w:rPr>
        <w:t xml:space="preserve"> these steps to</w:t>
      </w:r>
      <w:r w:rsidR="00A47D35">
        <w:rPr>
          <w:i/>
        </w:rPr>
        <w:t xml:space="preserve"> Apply filter on Detailed Analysis Report</w:t>
      </w:r>
    </w:p>
    <w:p w:rsidR="00A47D35" w:rsidRDefault="00A47D35" w:rsidP="000D7767">
      <w:pPr>
        <w:pStyle w:val="ListParagraph"/>
        <w:numPr>
          <w:ilvl w:val="0"/>
          <w:numId w:val="34"/>
        </w:numPr>
      </w:pPr>
      <w:r>
        <w:t>Create an Assessment</w:t>
      </w:r>
    </w:p>
    <w:p w:rsidR="00A47D35" w:rsidRDefault="00A47D35" w:rsidP="000D7767">
      <w:pPr>
        <w:pStyle w:val="ListParagraph"/>
        <w:numPr>
          <w:ilvl w:val="0"/>
          <w:numId w:val="34"/>
        </w:numPr>
      </w:pPr>
      <w:r>
        <w:t>Publish it</w:t>
      </w:r>
    </w:p>
    <w:p w:rsidR="00A47D35" w:rsidRDefault="00A47D35" w:rsidP="000D7767">
      <w:pPr>
        <w:pStyle w:val="ListParagraph"/>
        <w:numPr>
          <w:ilvl w:val="0"/>
          <w:numId w:val="34"/>
        </w:numPr>
      </w:pPr>
      <w:r>
        <w:t>Collect response for it</w:t>
      </w:r>
    </w:p>
    <w:p w:rsidR="00A47D35" w:rsidRDefault="00A47D35" w:rsidP="000D7767">
      <w:pPr>
        <w:pStyle w:val="ListParagraph"/>
        <w:numPr>
          <w:ilvl w:val="0"/>
          <w:numId w:val="34"/>
        </w:numPr>
      </w:pPr>
      <w:r>
        <w:t>Select Analyze</w:t>
      </w:r>
    </w:p>
    <w:p w:rsidR="00A47D35" w:rsidRDefault="00A47D35" w:rsidP="000D7767">
      <w:pPr>
        <w:pStyle w:val="ListParagraph"/>
        <w:numPr>
          <w:ilvl w:val="0"/>
          <w:numId w:val="34"/>
        </w:numPr>
      </w:pPr>
      <w:r>
        <w:t xml:space="preserve">Click </w:t>
      </w:r>
      <w:r w:rsidRPr="001D1612">
        <w:rPr>
          <w:b/>
          <w:i/>
        </w:rPr>
        <w:t>Detailed analysis Report</w:t>
      </w:r>
    </w:p>
    <w:p w:rsidR="00A47D35" w:rsidRDefault="00A47D35" w:rsidP="00C324FF">
      <w:pPr>
        <w:pStyle w:val="ListParagraph"/>
        <w:numPr>
          <w:ilvl w:val="0"/>
          <w:numId w:val="36"/>
        </w:numPr>
      </w:pPr>
      <w:r>
        <w:t>Expand Third Pane</w:t>
      </w:r>
    </w:p>
    <w:p w:rsidR="00A47D35" w:rsidRDefault="00A47D35" w:rsidP="00C324FF">
      <w:pPr>
        <w:pStyle w:val="ListParagraph"/>
        <w:numPr>
          <w:ilvl w:val="0"/>
          <w:numId w:val="36"/>
        </w:numPr>
      </w:pPr>
      <w:r>
        <w:t xml:space="preserve">Select Question From </w:t>
      </w:r>
      <w:r w:rsidRPr="002352A4">
        <w:rPr>
          <w:b/>
          <w:i/>
        </w:rPr>
        <w:t>Column</w:t>
      </w:r>
      <w:r>
        <w:t xml:space="preserve"> Drop down</w:t>
      </w:r>
    </w:p>
    <w:p w:rsidR="00A47D35" w:rsidRDefault="00A47D35" w:rsidP="00C324FF">
      <w:pPr>
        <w:pStyle w:val="ListParagraph"/>
        <w:numPr>
          <w:ilvl w:val="0"/>
          <w:numId w:val="36"/>
        </w:numPr>
      </w:pPr>
      <w:r>
        <w:t xml:space="preserve">Select Question From </w:t>
      </w:r>
      <w:r>
        <w:rPr>
          <w:b/>
          <w:i/>
        </w:rPr>
        <w:t>Row</w:t>
      </w:r>
      <w:r>
        <w:t xml:space="preserve"> Drop down</w:t>
      </w:r>
    </w:p>
    <w:p w:rsidR="00A47D35" w:rsidRDefault="00A47D35" w:rsidP="00C324FF">
      <w:pPr>
        <w:pStyle w:val="ListParagraph"/>
        <w:numPr>
          <w:ilvl w:val="0"/>
          <w:numId w:val="36"/>
        </w:numPr>
      </w:pPr>
      <w:r>
        <w:t>Press Add</w:t>
      </w:r>
    </w:p>
    <w:p w:rsidR="009541D6" w:rsidRDefault="009541D6" w:rsidP="00C324FF">
      <w:pPr>
        <w:pStyle w:val="ListParagraph"/>
        <w:numPr>
          <w:ilvl w:val="0"/>
          <w:numId w:val="36"/>
        </w:numPr>
      </w:pPr>
      <w:r>
        <w:t>Press Remove to remove added row and column</w:t>
      </w:r>
    </w:p>
    <w:p w:rsidR="00A47D35" w:rsidRDefault="00A47D35" w:rsidP="00C324FF">
      <w:pPr>
        <w:pStyle w:val="ListParagraph"/>
        <w:numPr>
          <w:ilvl w:val="0"/>
          <w:numId w:val="36"/>
        </w:numPr>
      </w:pPr>
      <w:r>
        <w:t xml:space="preserve">Select Question From </w:t>
      </w:r>
      <w:r w:rsidRPr="007F0AF0">
        <w:rPr>
          <w:b/>
          <w:i/>
        </w:rPr>
        <w:t>Value</w:t>
      </w:r>
      <w:r>
        <w:t xml:space="preserve"> Drop down</w:t>
      </w:r>
    </w:p>
    <w:p w:rsidR="00A47D35" w:rsidRDefault="00A47D35" w:rsidP="00C324FF">
      <w:pPr>
        <w:pStyle w:val="ListParagraph"/>
        <w:numPr>
          <w:ilvl w:val="0"/>
          <w:numId w:val="36"/>
        </w:numPr>
      </w:pPr>
      <w:r>
        <w:t xml:space="preserve">Press </w:t>
      </w:r>
      <w:r w:rsidRPr="001E67C5">
        <w:rPr>
          <w:b/>
          <w:i/>
        </w:rPr>
        <w:t>Show</w:t>
      </w:r>
      <w:r>
        <w:t xml:space="preserve"> </w:t>
      </w:r>
    </w:p>
    <w:p w:rsidR="00A47D35" w:rsidRDefault="00A47D35" w:rsidP="00C324FF">
      <w:pPr>
        <w:pStyle w:val="ListParagraph"/>
        <w:numPr>
          <w:ilvl w:val="0"/>
          <w:numId w:val="36"/>
        </w:numPr>
      </w:pPr>
      <w:r>
        <w:t>Press Create Report</w:t>
      </w:r>
    </w:p>
    <w:p w:rsidR="00A47D35" w:rsidRDefault="009F447A" w:rsidP="00C324FF">
      <w:pPr>
        <w:pStyle w:val="ListParagraph"/>
        <w:numPr>
          <w:ilvl w:val="0"/>
          <w:numId w:val="36"/>
        </w:numPr>
      </w:pPr>
      <w:r>
        <w:t>Enter Report Title</w:t>
      </w:r>
    </w:p>
    <w:p w:rsidR="009F447A" w:rsidRDefault="001E67C5" w:rsidP="00C324FF">
      <w:pPr>
        <w:pStyle w:val="ListParagraph"/>
        <w:numPr>
          <w:ilvl w:val="0"/>
          <w:numId w:val="36"/>
        </w:numPr>
      </w:pPr>
      <w:r>
        <w:t xml:space="preserve">Enter </w:t>
      </w:r>
      <w:r w:rsidR="009F447A">
        <w:t>Description</w:t>
      </w:r>
      <w:r w:rsidR="009541D6">
        <w:t>(optional)</w:t>
      </w:r>
    </w:p>
    <w:p w:rsidR="009F447A" w:rsidRDefault="001E67C5" w:rsidP="00C324FF">
      <w:pPr>
        <w:pStyle w:val="ListParagraph"/>
        <w:numPr>
          <w:ilvl w:val="0"/>
          <w:numId w:val="36"/>
        </w:numPr>
      </w:pPr>
      <w:r>
        <w:t xml:space="preserve">Enter </w:t>
      </w:r>
      <w:r w:rsidR="009F447A">
        <w:t>Header</w:t>
      </w:r>
      <w:r w:rsidR="009541D6">
        <w:t>(optional)</w:t>
      </w:r>
    </w:p>
    <w:p w:rsidR="009F447A" w:rsidRDefault="001E67C5" w:rsidP="00C324FF">
      <w:pPr>
        <w:pStyle w:val="ListParagraph"/>
        <w:numPr>
          <w:ilvl w:val="0"/>
          <w:numId w:val="36"/>
        </w:numPr>
      </w:pPr>
      <w:r>
        <w:t xml:space="preserve">Enter </w:t>
      </w:r>
      <w:r w:rsidR="009F447A">
        <w:t>Footer</w:t>
      </w:r>
      <w:r w:rsidR="009541D6">
        <w:t>(optional)</w:t>
      </w:r>
    </w:p>
    <w:p w:rsidR="009F447A" w:rsidRDefault="001E67C5" w:rsidP="00C324FF">
      <w:pPr>
        <w:pStyle w:val="ListParagraph"/>
        <w:numPr>
          <w:ilvl w:val="0"/>
          <w:numId w:val="36"/>
        </w:numPr>
      </w:pPr>
      <w:r>
        <w:t xml:space="preserve">Press </w:t>
      </w:r>
      <w:r w:rsidRPr="001E67C5">
        <w:rPr>
          <w:b/>
          <w:i/>
        </w:rPr>
        <w:t>View</w:t>
      </w:r>
      <w:r>
        <w:t xml:space="preserve"> to preview Custom Report</w:t>
      </w:r>
    </w:p>
    <w:p w:rsidR="001E67C5" w:rsidRDefault="001E67C5" w:rsidP="00C324FF">
      <w:pPr>
        <w:pStyle w:val="ListParagraph"/>
        <w:numPr>
          <w:ilvl w:val="0"/>
          <w:numId w:val="36"/>
        </w:numPr>
      </w:pPr>
      <w:r>
        <w:t xml:space="preserve">Press </w:t>
      </w:r>
      <w:r w:rsidRPr="001E67C5">
        <w:rPr>
          <w:b/>
          <w:i/>
        </w:rPr>
        <w:t>Save</w:t>
      </w:r>
      <w:r>
        <w:t xml:space="preserve"> To save Report in Reports</w:t>
      </w:r>
    </w:p>
    <w:p w:rsidR="00A47D35" w:rsidRPr="00A47D35" w:rsidRDefault="00A47D35" w:rsidP="00A47D35"/>
    <w:p w:rsidR="00572E49" w:rsidRDefault="00572E49" w:rsidP="00572E49">
      <w:pPr>
        <w:pStyle w:val="Heading2"/>
      </w:pPr>
      <w:bookmarkStart w:id="103" w:name="_Toc344810229"/>
      <w:r>
        <w:t>Share Reports with Users</w:t>
      </w:r>
      <w:bookmarkEnd w:id="103"/>
    </w:p>
    <w:p w:rsidR="0046244D" w:rsidRPr="0046244D" w:rsidRDefault="0046244D" w:rsidP="0046244D">
      <w:r>
        <w:rPr>
          <w:noProof/>
        </w:rPr>
        <w:drawing>
          <wp:inline distT="0" distB="0" distL="0" distR="0">
            <wp:extent cx="6007100" cy="4805680"/>
            <wp:effectExtent l="19050" t="0" r="0" b="0"/>
            <wp:docPr id="11" name="Picture 4" descr="D:\Tahira downloads\14-11-2012\user for 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hira downloads\14-11-2012\user for reports.jpg"/>
                    <pic:cNvPicPr>
                      <a:picLocks noChangeAspect="1" noChangeArrowheads="1"/>
                    </pic:cNvPicPr>
                  </pic:nvPicPr>
                  <pic:blipFill>
                    <a:blip r:embed="rId60"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166DAE" w:rsidRDefault="00195756" w:rsidP="00166DAE">
      <w:pPr>
        <w:ind w:left="720" w:firstLine="720"/>
        <w:rPr>
          <w:i/>
        </w:rPr>
      </w:pPr>
      <w:r>
        <w:rPr>
          <w:i/>
        </w:rPr>
        <w:t xml:space="preserve"> </w:t>
      </w:r>
      <w:r w:rsidR="00166DAE">
        <w:rPr>
          <w:i/>
        </w:rPr>
        <w:t xml:space="preserve"> </w:t>
      </w:r>
      <w:r>
        <w:rPr>
          <w:i/>
        </w:rPr>
        <w:t xml:space="preserve"> Follow</w:t>
      </w:r>
      <w:r w:rsidR="00166DAE" w:rsidRPr="00500695">
        <w:rPr>
          <w:i/>
        </w:rPr>
        <w:t xml:space="preserve"> these steps to</w:t>
      </w:r>
      <w:r w:rsidR="00166DAE">
        <w:rPr>
          <w:i/>
        </w:rPr>
        <w:t xml:space="preserve"> Share Reports with Users</w:t>
      </w:r>
    </w:p>
    <w:p w:rsidR="00166DAE" w:rsidRDefault="00166DAE" w:rsidP="000D7767">
      <w:pPr>
        <w:pStyle w:val="ListParagraph"/>
        <w:numPr>
          <w:ilvl w:val="0"/>
          <w:numId w:val="34"/>
        </w:numPr>
      </w:pPr>
      <w:r>
        <w:t>Create an Assessment</w:t>
      </w:r>
    </w:p>
    <w:p w:rsidR="00166DAE" w:rsidRDefault="00166DAE" w:rsidP="000D7767">
      <w:pPr>
        <w:pStyle w:val="ListParagraph"/>
        <w:numPr>
          <w:ilvl w:val="0"/>
          <w:numId w:val="34"/>
        </w:numPr>
      </w:pPr>
      <w:r>
        <w:t>Publish it</w:t>
      </w:r>
    </w:p>
    <w:p w:rsidR="00166DAE" w:rsidRDefault="00166DAE" w:rsidP="000D7767">
      <w:pPr>
        <w:pStyle w:val="ListParagraph"/>
        <w:numPr>
          <w:ilvl w:val="0"/>
          <w:numId w:val="34"/>
        </w:numPr>
      </w:pPr>
      <w:r>
        <w:t>Collect response for it</w:t>
      </w:r>
    </w:p>
    <w:p w:rsidR="00166DAE" w:rsidRDefault="00166DAE" w:rsidP="000D7767">
      <w:pPr>
        <w:pStyle w:val="ListParagraph"/>
        <w:numPr>
          <w:ilvl w:val="0"/>
          <w:numId w:val="34"/>
        </w:numPr>
      </w:pPr>
      <w:r>
        <w:t>Select Analyze</w:t>
      </w:r>
    </w:p>
    <w:p w:rsidR="00166DAE" w:rsidRPr="00CE155E" w:rsidRDefault="00166DAE" w:rsidP="000D7767">
      <w:pPr>
        <w:pStyle w:val="ListParagraph"/>
        <w:numPr>
          <w:ilvl w:val="0"/>
          <w:numId w:val="34"/>
        </w:numPr>
      </w:pPr>
      <w:r>
        <w:t xml:space="preserve">Click </w:t>
      </w:r>
      <w:r>
        <w:rPr>
          <w:b/>
          <w:i/>
        </w:rPr>
        <w:t>Settings</w:t>
      </w:r>
      <w:r w:rsidR="00CE155E">
        <w:rPr>
          <w:b/>
          <w:i/>
        </w:rPr>
        <w:t xml:space="preserve"> </w:t>
      </w:r>
      <w:r w:rsidR="00CE155E">
        <w:rPr>
          <w:i/>
        </w:rPr>
        <w:t>of the particular Assessment</w:t>
      </w:r>
    </w:p>
    <w:p w:rsidR="00166DAE" w:rsidRDefault="00166DAE" w:rsidP="00C324FF">
      <w:pPr>
        <w:pStyle w:val="ListParagraph"/>
        <w:numPr>
          <w:ilvl w:val="0"/>
          <w:numId w:val="36"/>
        </w:numPr>
      </w:pPr>
      <w:r>
        <w:t xml:space="preserve">Check names of the users </w:t>
      </w:r>
    </w:p>
    <w:p w:rsidR="00166DAE" w:rsidRDefault="00166DAE" w:rsidP="00C324FF">
      <w:pPr>
        <w:pStyle w:val="ListParagraph"/>
        <w:numPr>
          <w:ilvl w:val="0"/>
          <w:numId w:val="36"/>
        </w:numPr>
      </w:pPr>
      <w:r>
        <w:t>Press OK</w:t>
      </w:r>
    </w:p>
    <w:p w:rsidR="00D45204" w:rsidRDefault="00D45204" w:rsidP="00D45204">
      <w:pPr>
        <w:pStyle w:val="Heading2"/>
      </w:pPr>
      <w:bookmarkStart w:id="104" w:name="_Toc344810230"/>
      <w:r>
        <w:t>Share Reports with anonymous Users</w:t>
      </w:r>
      <w:bookmarkEnd w:id="104"/>
    </w:p>
    <w:p w:rsidR="00166DAE" w:rsidRDefault="00195756" w:rsidP="00166DAE">
      <w:pPr>
        <w:ind w:left="720" w:firstLine="720"/>
        <w:rPr>
          <w:i/>
        </w:rPr>
      </w:pPr>
      <w:r>
        <w:rPr>
          <w:i/>
        </w:rPr>
        <w:t xml:space="preserve"> </w:t>
      </w:r>
      <w:r w:rsidR="00166DAE">
        <w:rPr>
          <w:i/>
        </w:rPr>
        <w:t xml:space="preserve"> </w:t>
      </w:r>
      <w:r>
        <w:rPr>
          <w:i/>
        </w:rPr>
        <w:t xml:space="preserve"> Follow</w:t>
      </w:r>
      <w:r w:rsidR="00166DAE" w:rsidRPr="00500695">
        <w:rPr>
          <w:i/>
        </w:rPr>
        <w:t xml:space="preserve"> these steps to</w:t>
      </w:r>
      <w:r w:rsidR="00166DAE">
        <w:rPr>
          <w:i/>
        </w:rPr>
        <w:t xml:space="preserve"> </w:t>
      </w:r>
      <w:r w:rsidR="001E26CB">
        <w:rPr>
          <w:i/>
        </w:rPr>
        <w:t>Share Reports with Anonymous User</w:t>
      </w:r>
    </w:p>
    <w:p w:rsidR="00166DAE" w:rsidRDefault="00166DAE" w:rsidP="000D7767">
      <w:pPr>
        <w:pStyle w:val="ListParagraph"/>
        <w:numPr>
          <w:ilvl w:val="0"/>
          <w:numId w:val="34"/>
        </w:numPr>
      </w:pPr>
      <w:r>
        <w:t>Create an Assessment</w:t>
      </w:r>
    </w:p>
    <w:p w:rsidR="00166DAE" w:rsidRDefault="00166DAE" w:rsidP="000D7767">
      <w:pPr>
        <w:pStyle w:val="ListParagraph"/>
        <w:numPr>
          <w:ilvl w:val="0"/>
          <w:numId w:val="34"/>
        </w:numPr>
      </w:pPr>
      <w:r>
        <w:t>Publish it</w:t>
      </w:r>
    </w:p>
    <w:p w:rsidR="00166DAE" w:rsidRDefault="00166DAE" w:rsidP="000D7767">
      <w:pPr>
        <w:pStyle w:val="ListParagraph"/>
        <w:numPr>
          <w:ilvl w:val="0"/>
          <w:numId w:val="34"/>
        </w:numPr>
      </w:pPr>
      <w:r>
        <w:t>Collect response for it</w:t>
      </w:r>
    </w:p>
    <w:p w:rsidR="00166DAE" w:rsidRDefault="00166DAE" w:rsidP="000D7767">
      <w:pPr>
        <w:pStyle w:val="ListParagraph"/>
        <w:numPr>
          <w:ilvl w:val="0"/>
          <w:numId w:val="34"/>
        </w:numPr>
      </w:pPr>
      <w:r>
        <w:t>Select Analyze</w:t>
      </w:r>
    </w:p>
    <w:p w:rsidR="00166DAE" w:rsidRDefault="00166DAE" w:rsidP="000D7767">
      <w:pPr>
        <w:pStyle w:val="ListParagraph"/>
        <w:numPr>
          <w:ilvl w:val="0"/>
          <w:numId w:val="34"/>
        </w:numPr>
      </w:pPr>
      <w:r>
        <w:t xml:space="preserve">Click </w:t>
      </w:r>
      <w:r>
        <w:rPr>
          <w:b/>
          <w:i/>
        </w:rPr>
        <w:t>Settings</w:t>
      </w:r>
      <w:r w:rsidR="00CE155E" w:rsidRPr="00CE155E">
        <w:rPr>
          <w:i/>
        </w:rPr>
        <w:t xml:space="preserve"> </w:t>
      </w:r>
      <w:r w:rsidR="00CE155E">
        <w:rPr>
          <w:i/>
        </w:rPr>
        <w:t>of the particular Assessment</w:t>
      </w:r>
    </w:p>
    <w:p w:rsidR="000A7536" w:rsidRDefault="00166DAE" w:rsidP="00C324FF">
      <w:pPr>
        <w:pStyle w:val="ListParagraph"/>
        <w:numPr>
          <w:ilvl w:val="0"/>
          <w:numId w:val="36"/>
        </w:numPr>
      </w:pPr>
      <w:r>
        <w:t xml:space="preserve">Enter Valid E-Mail Id of anonymous user </w:t>
      </w:r>
    </w:p>
    <w:p w:rsidR="00166DAE" w:rsidRDefault="00166DAE" w:rsidP="00C324FF">
      <w:pPr>
        <w:pStyle w:val="ListParagraph"/>
        <w:numPr>
          <w:ilvl w:val="0"/>
          <w:numId w:val="36"/>
        </w:numPr>
      </w:pPr>
      <w:r>
        <w:t>Press OK</w:t>
      </w:r>
    </w:p>
    <w:p w:rsidR="004B1567" w:rsidRDefault="004B1567" w:rsidP="004B1567">
      <w:pPr>
        <w:pStyle w:val="Heading2"/>
      </w:pPr>
      <w:bookmarkStart w:id="105" w:name="_Toc344810231"/>
      <w:r>
        <w:t>Attach Web-Link of Analysis Report on web site</w:t>
      </w:r>
      <w:bookmarkEnd w:id="105"/>
    </w:p>
    <w:p w:rsidR="001E26CB" w:rsidRDefault="00195756" w:rsidP="001E26CB">
      <w:pPr>
        <w:ind w:left="720" w:firstLine="720"/>
        <w:rPr>
          <w:i/>
        </w:rPr>
      </w:pPr>
      <w:r>
        <w:rPr>
          <w:i/>
        </w:rPr>
        <w:t xml:space="preserve"> </w:t>
      </w:r>
      <w:r w:rsidR="001E26CB">
        <w:rPr>
          <w:i/>
        </w:rPr>
        <w:t xml:space="preserve"> </w:t>
      </w:r>
      <w:r>
        <w:rPr>
          <w:i/>
        </w:rPr>
        <w:t xml:space="preserve"> Follow</w:t>
      </w:r>
      <w:r w:rsidR="001E26CB" w:rsidRPr="00500695">
        <w:rPr>
          <w:i/>
        </w:rPr>
        <w:t xml:space="preserve"> these steps to</w:t>
      </w:r>
      <w:r w:rsidR="001E26CB">
        <w:rPr>
          <w:i/>
        </w:rPr>
        <w:t xml:space="preserve"> Attach </w:t>
      </w:r>
      <w:r w:rsidR="000A7536">
        <w:rPr>
          <w:i/>
        </w:rPr>
        <w:t>report w</w:t>
      </w:r>
      <w:r w:rsidR="001E26CB">
        <w:rPr>
          <w:i/>
        </w:rPr>
        <w:t>eb-</w:t>
      </w:r>
      <w:r w:rsidR="000A7536">
        <w:rPr>
          <w:i/>
        </w:rPr>
        <w:t>l</w:t>
      </w:r>
      <w:r w:rsidR="001E26CB">
        <w:rPr>
          <w:i/>
        </w:rPr>
        <w:t xml:space="preserve">ink to a Website </w:t>
      </w:r>
    </w:p>
    <w:p w:rsidR="001E26CB" w:rsidRDefault="001E26CB" w:rsidP="000D7767">
      <w:pPr>
        <w:pStyle w:val="ListParagraph"/>
        <w:numPr>
          <w:ilvl w:val="0"/>
          <w:numId w:val="34"/>
        </w:numPr>
      </w:pPr>
      <w:r>
        <w:t>Create an Assessment</w:t>
      </w:r>
    </w:p>
    <w:p w:rsidR="001E26CB" w:rsidRDefault="001E26CB" w:rsidP="000D7767">
      <w:pPr>
        <w:pStyle w:val="ListParagraph"/>
        <w:numPr>
          <w:ilvl w:val="0"/>
          <w:numId w:val="34"/>
        </w:numPr>
      </w:pPr>
      <w:r>
        <w:t>Publish it</w:t>
      </w:r>
    </w:p>
    <w:p w:rsidR="001E26CB" w:rsidRDefault="001E26CB" w:rsidP="000D7767">
      <w:pPr>
        <w:pStyle w:val="ListParagraph"/>
        <w:numPr>
          <w:ilvl w:val="0"/>
          <w:numId w:val="34"/>
        </w:numPr>
      </w:pPr>
      <w:r>
        <w:t>Collect response for it</w:t>
      </w:r>
    </w:p>
    <w:p w:rsidR="001E26CB" w:rsidRDefault="001E26CB" w:rsidP="000D7767">
      <w:pPr>
        <w:pStyle w:val="ListParagraph"/>
        <w:numPr>
          <w:ilvl w:val="0"/>
          <w:numId w:val="34"/>
        </w:numPr>
      </w:pPr>
      <w:r>
        <w:t>Select Analyze</w:t>
      </w:r>
    </w:p>
    <w:p w:rsidR="001E26CB" w:rsidRDefault="001E26CB" w:rsidP="000D7767">
      <w:pPr>
        <w:pStyle w:val="ListParagraph"/>
        <w:numPr>
          <w:ilvl w:val="0"/>
          <w:numId w:val="34"/>
        </w:numPr>
      </w:pPr>
      <w:r>
        <w:t xml:space="preserve">Click </w:t>
      </w:r>
      <w:r>
        <w:rPr>
          <w:b/>
          <w:i/>
        </w:rPr>
        <w:t>Settings</w:t>
      </w:r>
      <w:r w:rsidR="00CE155E" w:rsidRPr="00CE155E">
        <w:rPr>
          <w:i/>
        </w:rPr>
        <w:t xml:space="preserve"> </w:t>
      </w:r>
      <w:r w:rsidR="00CE155E">
        <w:rPr>
          <w:i/>
        </w:rPr>
        <w:t>of the particular Assessment</w:t>
      </w:r>
    </w:p>
    <w:p w:rsidR="001E26CB" w:rsidRDefault="001E26CB" w:rsidP="00C324FF">
      <w:pPr>
        <w:pStyle w:val="ListParagraph"/>
        <w:numPr>
          <w:ilvl w:val="0"/>
          <w:numId w:val="36"/>
        </w:numPr>
      </w:pPr>
      <w:r>
        <w:t>Copy the Web-Link and attach it to web-site</w:t>
      </w:r>
    </w:p>
    <w:p w:rsidR="001E26CB" w:rsidRDefault="001E26CB" w:rsidP="00C324FF">
      <w:pPr>
        <w:pStyle w:val="ListParagraph"/>
        <w:numPr>
          <w:ilvl w:val="0"/>
          <w:numId w:val="36"/>
        </w:numPr>
      </w:pPr>
      <w:r>
        <w:t>Press OK</w:t>
      </w:r>
    </w:p>
    <w:p w:rsidR="00F04AC1" w:rsidRDefault="00F04AC1" w:rsidP="00F04AC1">
      <w:pPr>
        <w:pStyle w:val="Heading2"/>
      </w:pPr>
      <w:bookmarkStart w:id="106" w:name="_Toc344810232"/>
      <w:r>
        <w:t>Add more users for Assessment result analysis</w:t>
      </w:r>
      <w:bookmarkEnd w:id="106"/>
    </w:p>
    <w:p w:rsidR="001E26CB" w:rsidRDefault="00195756" w:rsidP="001E26CB">
      <w:pPr>
        <w:ind w:left="720" w:firstLine="720"/>
        <w:rPr>
          <w:i/>
        </w:rPr>
      </w:pPr>
      <w:r>
        <w:rPr>
          <w:i/>
        </w:rPr>
        <w:t xml:space="preserve"> </w:t>
      </w:r>
      <w:r w:rsidR="001E26CB">
        <w:rPr>
          <w:i/>
        </w:rPr>
        <w:t xml:space="preserve"> </w:t>
      </w:r>
      <w:r>
        <w:rPr>
          <w:i/>
        </w:rPr>
        <w:t xml:space="preserve"> Follow</w:t>
      </w:r>
      <w:r w:rsidR="001E26CB" w:rsidRPr="00500695">
        <w:rPr>
          <w:i/>
        </w:rPr>
        <w:t xml:space="preserve"> these steps to</w:t>
      </w:r>
      <w:r w:rsidR="00C1018A">
        <w:rPr>
          <w:i/>
        </w:rPr>
        <w:t xml:space="preserve"> add m</w:t>
      </w:r>
      <w:r>
        <w:rPr>
          <w:i/>
        </w:rPr>
        <w:t>ore users to s</w:t>
      </w:r>
      <w:r w:rsidR="001E26CB">
        <w:rPr>
          <w:i/>
        </w:rPr>
        <w:t>hare Reports with them</w:t>
      </w:r>
    </w:p>
    <w:p w:rsidR="001E26CB" w:rsidRDefault="001E26CB" w:rsidP="000D7767">
      <w:pPr>
        <w:pStyle w:val="ListParagraph"/>
        <w:numPr>
          <w:ilvl w:val="0"/>
          <w:numId w:val="34"/>
        </w:numPr>
      </w:pPr>
      <w:r>
        <w:t>Create an Assessment</w:t>
      </w:r>
    </w:p>
    <w:p w:rsidR="001E26CB" w:rsidRDefault="001E26CB" w:rsidP="000D7767">
      <w:pPr>
        <w:pStyle w:val="ListParagraph"/>
        <w:numPr>
          <w:ilvl w:val="0"/>
          <w:numId w:val="34"/>
        </w:numPr>
      </w:pPr>
      <w:r>
        <w:t>Publish it</w:t>
      </w:r>
    </w:p>
    <w:p w:rsidR="001E26CB" w:rsidRDefault="001E26CB" w:rsidP="000D7767">
      <w:pPr>
        <w:pStyle w:val="ListParagraph"/>
        <w:numPr>
          <w:ilvl w:val="0"/>
          <w:numId w:val="34"/>
        </w:numPr>
      </w:pPr>
      <w:r>
        <w:t>Collect response for it</w:t>
      </w:r>
    </w:p>
    <w:p w:rsidR="001E26CB" w:rsidRDefault="001E26CB" w:rsidP="000D7767">
      <w:pPr>
        <w:pStyle w:val="ListParagraph"/>
        <w:numPr>
          <w:ilvl w:val="0"/>
          <w:numId w:val="34"/>
        </w:numPr>
      </w:pPr>
      <w:r>
        <w:t>Select Analyze</w:t>
      </w:r>
    </w:p>
    <w:p w:rsidR="001E26CB" w:rsidRDefault="001E26CB" w:rsidP="000D7767">
      <w:pPr>
        <w:pStyle w:val="ListParagraph"/>
        <w:numPr>
          <w:ilvl w:val="0"/>
          <w:numId w:val="34"/>
        </w:numPr>
      </w:pPr>
      <w:r>
        <w:t xml:space="preserve">Click </w:t>
      </w:r>
      <w:r>
        <w:rPr>
          <w:b/>
          <w:i/>
        </w:rPr>
        <w:t>Settings</w:t>
      </w:r>
    </w:p>
    <w:p w:rsidR="00255FA9" w:rsidRDefault="00255FA9" w:rsidP="00C324FF">
      <w:pPr>
        <w:pStyle w:val="ListParagraph"/>
        <w:numPr>
          <w:ilvl w:val="0"/>
          <w:numId w:val="36"/>
        </w:numPr>
      </w:pPr>
      <w:r>
        <w:t>Click Add New User</w:t>
      </w:r>
    </w:p>
    <w:p w:rsidR="00255FA9" w:rsidRDefault="00255FA9" w:rsidP="00C324FF">
      <w:pPr>
        <w:pStyle w:val="ListParagraph"/>
        <w:numPr>
          <w:ilvl w:val="0"/>
          <w:numId w:val="36"/>
        </w:numPr>
      </w:pPr>
      <w:r>
        <w:t>Press Add or Create New User</w:t>
      </w:r>
    </w:p>
    <w:p w:rsidR="00255FA9" w:rsidRPr="00255FA9" w:rsidRDefault="00255FA9" w:rsidP="00C324FF">
      <w:pPr>
        <w:pStyle w:val="ListParagraph"/>
        <w:numPr>
          <w:ilvl w:val="0"/>
          <w:numId w:val="36"/>
        </w:numPr>
      </w:pPr>
      <w:r>
        <w:t xml:space="preserve">Press </w:t>
      </w:r>
      <w:r>
        <w:rPr>
          <w:u w:val="single"/>
        </w:rPr>
        <w:t>Not in Directory? Add New User</w:t>
      </w:r>
    </w:p>
    <w:p w:rsidR="00255FA9" w:rsidRDefault="00255FA9" w:rsidP="00C324FF">
      <w:pPr>
        <w:pStyle w:val="ListParagraph"/>
        <w:numPr>
          <w:ilvl w:val="0"/>
          <w:numId w:val="36"/>
        </w:numPr>
      </w:pPr>
      <w:r w:rsidRPr="00255FA9">
        <w:t xml:space="preserve">Enter </w:t>
      </w:r>
      <w:r w:rsidR="000A7536">
        <w:t>Full name of the u</w:t>
      </w:r>
      <w:r>
        <w:t>ser</w:t>
      </w:r>
    </w:p>
    <w:p w:rsidR="00255FA9" w:rsidRPr="00255FA9" w:rsidRDefault="000A7536" w:rsidP="00C324FF">
      <w:pPr>
        <w:pStyle w:val="ListParagraph"/>
        <w:numPr>
          <w:ilvl w:val="0"/>
          <w:numId w:val="36"/>
        </w:numPr>
      </w:pPr>
      <w:r>
        <w:t>Enter v</w:t>
      </w:r>
      <w:r w:rsidR="00255FA9">
        <w:t>alid Email Address(Login)</w:t>
      </w:r>
    </w:p>
    <w:p w:rsidR="001E26CB" w:rsidRDefault="00255FA9" w:rsidP="00C324FF">
      <w:pPr>
        <w:pStyle w:val="ListParagraph"/>
        <w:numPr>
          <w:ilvl w:val="0"/>
          <w:numId w:val="36"/>
        </w:numPr>
      </w:pPr>
      <w:r>
        <w:t>Press Add</w:t>
      </w:r>
    </w:p>
    <w:p w:rsidR="00CE155E" w:rsidRDefault="00CE155E" w:rsidP="00C324FF">
      <w:pPr>
        <w:pStyle w:val="ListParagraph"/>
        <w:numPr>
          <w:ilvl w:val="0"/>
          <w:numId w:val="36"/>
        </w:numPr>
      </w:pPr>
      <w:r>
        <w:t>Check the user name from Assessment analyze settings of the particular Assessment</w:t>
      </w:r>
    </w:p>
    <w:p w:rsidR="001A20C5" w:rsidRDefault="003A59EE" w:rsidP="001A20C5">
      <w:pPr>
        <w:pStyle w:val="Heading1"/>
        <w:numPr>
          <w:ilvl w:val="0"/>
          <w:numId w:val="1"/>
        </w:numPr>
      </w:pPr>
      <w:bookmarkStart w:id="107" w:name="_Toc344810233"/>
      <w:r>
        <w:t>Reports</w:t>
      </w:r>
      <w:bookmarkEnd w:id="107"/>
    </w:p>
    <w:p w:rsidR="00BF41B1" w:rsidRDefault="00BF41B1" w:rsidP="00DF24E7">
      <w:pPr>
        <w:pStyle w:val="Heading2"/>
        <w:numPr>
          <w:ilvl w:val="1"/>
          <w:numId w:val="11"/>
        </w:numPr>
      </w:pPr>
      <w:bookmarkStart w:id="108" w:name="_Toc344810234"/>
      <w:r>
        <w:t>Search an Assessment Report</w:t>
      </w:r>
      <w:bookmarkEnd w:id="108"/>
    </w:p>
    <w:p w:rsidR="0004515C" w:rsidRDefault="00195756" w:rsidP="0004515C">
      <w:pPr>
        <w:ind w:left="720" w:firstLine="720"/>
        <w:rPr>
          <w:i/>
        </w:rPr>
      </w:pPr>
      <w:r>
        <w:rPr>
          <w:i/>
        </w:rPr>
        <w:t xml:space="preserve"> </w:t>
      </w:r>
      <w:r w:rsidR="0004515C">
        <w:rPr>
          <w:i/>
        </w:rPr>
        <w:t xml:space="preserve"> </w:t>
      </w:r>
      <w:r>
        <w:rPr>
          <w:i/>
        </w:rPr>
        <w:t xml:space="preserve"> Follow</w:t>
      </w:r>
      <w:r w:rsidR="0004515C" w:rsidRPr="00500695">
        <w:rPr>
          <w:i/>
        </w:rPr>
        <w:t xml:space="preserve"> these steps to</w:t>
      </w:r>
      <w:r w:rsidR="0004515C">
        <w:rPr>
          <w:i/>
        </w:rPr>
        <w:t xml:space="preserve"> Search an Assessment Custom Report</w:t>
      </w:r>
    </w:p>
    <w:p w:rsidR="0004515C" w:rsidRDefault="0004515C" w:rsidP="000D7767">
      <w:pPr>
        <w:pStyle w:val="ListParagraph"/>
        <w:numPr>
          <w:ilvl w:val="0"/>
          <w:numId w:val="34"/>
        </w:numPr>
      </w:pPr>
      <w:r>
        <w:t>Create an Assessment</w:t>
      </w:r>
    </w:p>
    <w:p w:rsidR="0004515C" w:rsidRDefault="0004515C" w:rsidP="000D7767">
      <w:pPr>
        <w:pStyle w:val="ListParagraph"/>
        <w:numPr>
          <w:ilvl w:val="0"/>
          <w:numId w:val="34"/>
        </w:numPr>
      </w:pPr>
      <w:r>
        <w:t>Publish it</w:t>
      </w:r>
    </w:p>
    <w:p w:rsidR="0004515C" w:rsidRDefault="0004515C" w:rsidP="000D7767">
      <w:pPr>
        <w:pStyle w:val="ListParagraph"/>
        <w:numPr>
          <w:ilvl w:val="0"/>
          <w:numId w:val="34"/>
        </w:numPr>
      </w:pPr>
      <w:r>
        <w:t>Collect response for it</w:t>
      </w:r>
    </w:p>
    <w:p w:rsidR="0004515C" w:rsidRDefault="0004515C" w:rsidP="000D7767">
      <w:pPr>
        <w:pStyle w:val="ListParagraph"/>
        <w:numPr>
          <w:ilvl w:val="0"/>
          <w:numId w:val="34"/>
        </w:numPr>
      </w:pPr>
      <w:r>
        <w:t>Select Reports</w:t>
      </w:r>
    </w:p>
    <w:p w:rsidR="004B2599" w:rsidRDefault="0004515C" w:rsidP="000D7767">
      <w:pPr>
        <w:pStyle w:val="ListParagraph"/>
        <w:numPr>
          <w:ilvl w:val="0"/>
          <w:numId w:val="34"/>
        </w:numPr>
      </w:pPr>
      <w:r>
        <w:t xml:space="preserve">Enter name of the Report in search Bar </w:t>
      </w:r>
    </w:p>
    <w:p w:rsidR="0004515C" w:rsidRDefault="0004515C" w:rsidP="000D7767">
      <w:pPr>
        <w:pStyle w:val="ListParagraph"/>
        <w:numPr>
          <w:ilvl w:val="0"/>
          <w:numId w:val="34"/>
        </w:numPr>
      </w:pPr>
      <w:r>
        <w:t>Press Enter</w:t>
      </w:r>
    </w:p>
    <w:p w:rsidR="006A368F" w:rsidRDefault="00195756" w:rsidP="006A368F">
      <w:pPr>
        <w:ind w:left="1440"/>
        <w:rPr>
          <w:i/>
        </w:rPr>
      </w:pPr>
      <w:r>
        <w:rPr>
          <w:i/>
        </w:rPr>
        <w:t xml:space="preserve"> </w:t>
      </w:r>
      <w:r w:rsidR="006A368F">
        <w:rPr>
          <w:i/>
        </w:rPr>
        <w:t xml:space="preserve"> </w:t>
      </w:r>
      <w:r>
        <w:rPr>
          <w:i/>
        </w:rPr>
        <w:t xml:space="preserve"> Follow</w:t>
      </w:r>
      <w:r w:rsidR="006A368F" w:rsidRPr="00500695">
        <w:rPr>
          <w:i/>
        </w:rPr>
        <w:t xml:space="preserve"> these steps to</w:t>
      </w:r>
      <w:r w:rsidR="006A368F">
        <w:rPr>
          <w:i/>
        </w:rPr>
        <w:t xml:space="preserve"> </w:t>
      </w:r>
      <w:r>
        <w:rPr>
          <w:i/>
        </w:rPr>
        <w:t>s</w:t>
      </w:r>
      <w:r w:rsidR="006A368F">
        <w:rPr>
          <w:i/>
        </w:rPr>
        <w:t xml:space="preserve">earch an </w:t>
      </w:r>
      <w:r>
        <w:rPr>
          <w:i/>
        </w:rPr>
        <w:t>a</w:t>
      </w:r>
      <w:r w:rsidR="006A368F">
        <w:rPr>
          <w:i/>
        </w:rPr>
        <w:t>ssessment Custom Report by title and Creating Date</w:t>
      </w:r>
    </w:p>
    <w:p w:rsidR="006A368F" w:rsidRDefault="006A368F" w:rsidP="000D7767">
      <w:pPr>
        <w:pStyle w:val="ListParagraph"/>
        <w:numPr>
          <w:ilvl w:val="0"/>
          <w:numId w:val="34"/>
        </w:numPr>
      </w:pPr>
      <w:r>
        <w:t>Create an Assessment</w:t>
      </w:r>
    </w:p>
    <w:p w:rsidR="006A368F" w:rsidRDefault="006A368F" w:rsidP="000D7767">
      <w:pPr>
        <w:pStyle w:val="ListParagraph"/>
        <w:numPr>
          <w:ilvl w:val="0"/>
          <w:numId w:val="34"/>
        </w:numPr>
      </w:pPr>
      <w:r>
        <w:t>Publish it</w:t>
      </w:r>
    </w:p>
    <w:p w:rsidR="006A368F" w:rsidRDefault="006A368F" w:rsidP="000D7767">
      <w:pPr>
        <w:pStyle w:val="ListParagraph"/>
        <w:numPr>
          <w:ilvl w:val="0"/>
          <w:numId w:val="34"/>
        </w:numPr>
      </w:pPr>
      <w:r>
        <w:t>Collect response for it</w:t>
      </w:r>
    </w:p>
    <w:p w:rsidR="006A368F" w:rsidRDefault="006A368F" w:rsidP="000D7767">
      <w:pPr>
        <w:pStyle w:val="ListParagraph"/>
        <w:numPr>
          <w:ilvl w:val="0"/>
          <w:numId w:val="34"/>
        </w:numPr>
      </w:pPr>
      <w:r>
        <w:t>Select Reports</w:t>
      </w:r>
    </w:p>
    <w:p w:rsidR="00723BAA" w:rsidRDefault="00723BAA" w:rsidP="000D7767">
      <w:pPr>
        <w:pStyle w:val="ListParagraph"/>
        <w:numPr>
          <w:ilvl w:val="0"/>
          <w:numId w:val="34"/>
        </w:numPr>
      </w:pPr>
      <w:r>
        <w:t xml:space="preserve">Click Advance Search button placed at right side of the search bar </w:t>
      </w:r>
    </w:p>
    <w:p w:rsidR="006A368F" w:rsidRDefault="00723BAA" w:rsidP="000D7767">
      <w:pPr>
        <w:pStyle w:val="ListParagraph"/>
        <w:numPr>
          <w:ilvl w:val="0"/>
          <w:numId w:val="34"/>
        </w:numPr>
      </w:pPr>
      <w:r>
        <w:t xml:space="preserve">Press Title </w:t>
      </w:r>
    </w:p>
    <w:p w:rsidR="00723BAA" w:rsidRDefault="00723BAA" w:rsidP="00A57222">
      <w:pPr>
        <w:spacing w:after="0"/>
        <w:ind w:left="1440"/>
      </w:pPr>
      <w:r>
        <w:t>Reports will be sort in alphabetical order in response</w:t>
      </w:r>
    </w:p>
    <w:p w:rsidR="00C117D3" w:rsidRDefault="00C117D3" w:rsidP="00A57222">
      <w:pPr>
        <w:spacing w:after="0"/>
        <w:ind w:left="1440"/>
      </w:pPr>
      <w:r>
        <w:tab/>
      </w:r>
      <w:r>
        <w:tab/>
      </w:r>
      <w:r>
        <w:tab/>
        <w:t>OR</w:t>
      </w:r>
    </w:p>
    <w:p w:rsidR="00C117D3" w:rsidRDefault="00723BAA" w:rsidP="00C324FF">
      <w:pPr>
        <w:pStyle w:val="ListParagraph"/>
        <w:numPr>
          <w:ilvl w:val="0"/>
          <w:numId w:val="38"/>
        </w:numPr>
        <w:spacing w:after="0"/>
      </w:pPr>
      <w:r>
        <w:t>Press Create Date</w:t>
      </w:r>
    </w:p>
    <w:p w:rsidR="00C117D3" w:rsidRDefault="00723BAA" w:rsidP="00C117D3">
      <w:pPr>
        <w:ind w:left="1440"/>
      </w:pPr>
      <w:r>
        <w:t xml:space="preserve"> </w:t>
      </w:r>
      <w:r w:rsidR="00C117D3">
        <w:t>Reports will be sort By Creation Date in response</w:t>
      </w:r>
    </w:p>
    <w:p w:rsidR="00122259" w:rsidRPr="00867C06" w:rsidRDefault="00122259" w:rsidP="00122259">
      <w:pPr>
        <w:pStyle w:val="Heading2"/>
        <w:rPr>
          <w:highlight w:val="yellow"/>
        </w:rPr>
      </w:pPr>
      <w:bookmarkStart w:id="109" w:name="_Toc344810235"/>
      <w:r w:rsidRPr="00867C06">
        <w:rPr>
          <w:highlight w:val="yellow"/>
        </w:rPr>
        <w:t>Refresh Reports Page</w:t>
      </w:r>
      <w:bookmarkEnd w:id="109"/>
    </w:p>
    <w:p w:rsidR="009D1D16" w:rsidRDefault="00DA4D38" w:rsidP="00DF24E7">
      <w:pPr>
        <w:pStyle w:val="Heading2"/>
        <w:numPr>
          <w:ilvl w:val="1"/>
          <w:numId w:val="11"/>
        </w:numPr>
      </w:pPr>
      <w:bookmarkStart w:id="110" w:name="_Toc344810236"/>
      <w:r>
        <w:t>Share Report with user of the organization</w:t>
      </w:r>
      <w:bookmarkEnd w:id="110"/>
    </w:p>
    <w:p w:rsidR="002C54A0" w:rsidRDefault="00195756" w:rsidP="002C54A0">
      <w:pPr>
        <w:ind w:left="720" w:firstLine="720"/>
        <w:rPr>
          <w:i/>
        </w:rPr>
      </w:pPr>
      <w:r>
        <w:rPr>
          <w:i/>
        </w:rPr>
        <w:t xml:space="preserve"> </w:t>
      </w:r>
      <w:r w:rsidR="002C54A0">
        <w:rPr>
          <w:i/>
        </w:rPr>
        <w:t xml:space="preserve"> </w:t>
      </w:r>
      <w:r>
        <w:rPr>
          <w:i/>
        </w:rPr>
        <w:t xml:space="preserve"> Follow</w:t>
      </w:r>
      <w:r w:rsidR="002C54A0" w:rsidRPr="00500695">
        <w:rPr>
          <w:i/>
        </w:rPr>
        <w:t xml:space="preserve"> these steps to</w:t>
      </w:r>
      <w:r w:rsidR="00FF1FDB">
        <w:rPr>
          <w:i/>
        </w:rPr>
        <w:t xml:space="preserve"> Share reports with u</w:t>
      </w:r>
      <w:r w:rsidR="002C54A0">
        <w:rPr>
          <w:i/>
        </w:rPr>
        <w:t>sers</w:t>
      </w:r>
    </w:p>
    <w:p w:rsidR="002C54A0" w:rsidRDefault="002C54A0" w:rsidP="000D7767">
      <w:pPr>
        <w:pStyle w:val="ListParagraph"/>
        <w:numPr>
          <w:ilvl w:val="0"/>
          <w:numId w:val="34"/>
        </w:numPr>
      </w:pPr>
      <w:r>
        <w:t>Create an Assessment</w:t>
      </w:r>
    </w:p>
    <w:p w:rsidR="002C54A0" w:rsidRDefault="002C54A0" w:rsidP="000D7767">
      <w:pPr>
        <w:pStyle w:val="ListParagraph"/>
        <w:numPr>
          <w:ilvl w:val="0"/>
          <w:numId w:val="34"/>
        </w:numPr>
      </w:pPr>
      <w:r>
        <w:t>Publish it</w:t>
      </w:r>
    </w:p>
    <w:p w:rsidR="002C54A0" w:rsidRDefault="002C54A0" w:rsidP="000D7767">
      <w:pPr>
        <w:pStyle w:val="ListParagraph"/>
        <w:numPr>
          <w:ilvl w:val="0"/>
          <w:numId w:val="34"/>
        </w:numPr>
      </w:pPr>
      <w:r>
        <w:t>Collect response for it</w:t>
      </w:r>
    </w:p>
    <w:p w:rsidR="002C54A0" w:rsidRDefault="002C54A0" w:rsidP="000D7767">
      <w:pPr>
        <w:pStyle w:val="ListParagraph"/>
        <w:numPr>
          <w:ilvl w:val="0"/>
          <w:numId w:val="34"/>
        </w:numPr>
      </w:pPr>
      <w:r>
        <w:t>Select Reports</w:t>
      </w:r>
    </w:p>
    <w:p w:rsidR="002C54A0" w:rsidRDefault="002C54A0" w:rsidP="000D7767">
      <w:pPr>
        <w:pStyle w:val="ListParagraph"/>
        <w:numPr>
          <w:ilvl w:val="0"/>
          <w:numId w:val="34"/>
        </w:numPr>
      </w:pPr>
      <w:r>
        <w:t xml:space="preserve">Click </w:t>
      </w:r>
      <w:r>
        <w:rPr>
          <w:b/>
          <w:i/>
        </w:rPr>
        <w:t>Settings</w:t>
      </w:r>
      <w:r w:rsidR="00A07CB7" w:rsidRPr="00A07CB7">
        <w:rPr>
          <w:i/>
        </w:rPr>
        <w:t xml:space="preserve"> </w:t>
      </w:r>
      <w:r w:rsidR="00A07CB7">
        <w:rPr>
          <w:i/>
        </w:rPr>
        <w:t>of the particular Assessment</w:t>
      </w:r>
    </w:p>
    <w:p w:rsidR="002C54A0" w:rsidRDefault="002C54A0" w:rsidP="00C324FF">
      <w:pPr>
        <w:pStyle w:val="ListParagraph"/>
        <w:numPr>
          <w:ilvl w:val="0"/>
          <w:numId w:val="36"/>
        </w:numPr>
      </w:pPr>
      <w:r>
        <w:t xml:space="preserve">Check names of the users </w:t>
      </w:r>
    </w:p>
    <w:p w:rsidR="002C54A0" w:rsidRDefault="002C54A0" w:rsidP="00C324FF">
      <w:pPr>
        <w:pStyle w:val="ListParagraph"/>
        <w:numPr>
          <w:ilvl w:val="0"/>
          <w:numId w:val="36"/>
        </w:numPr>
      </w:pPr>
      <w:r>
        <w:t>Press OK</w:t>
      </w:r>
    </w:p>
    <w:p w:rsidR="00DA4D38" w:rsidRDefault="00DA4D38" w:rsidP="00DF24E7">
      <w:pPr>
        <w:pStyle w:val="Heading2"/>
        <w:numPr>
          <w:ilvl w:val="1"/>
          <w:numId w:val="11"/>
        </w:numPr>
      </w:pPr>
      <w:bookmarkStart w:id="111" w:name="_Toc344810237"/>
      <w:r>
        <w:t>Share Report with anonymous user</w:t>
      </w:r>
      <w:bookmarkEnd w:id="111"/>
    </w:p>
    <w:p w:rsidR="002C54A0" w:rsidRDefault="00195756" w:rsidP="002C54A0">
      <w:pPr>
        <w:ind w:left="720" w:firstLine="720"/>
        <w:rPr>
          <w:i/>
        </w:rPr>
      </w:pPr>
      <w:r>
        <w:rPr>
          <w:i/>
        </w:rPr>
        <w:t xml:space="preserve"> </w:t>
      </w:r>
      <w:r w:rsidR="002C54A0">
        <w:rPr>
          <w:i/>
        </w:rPr>
        <w:t xml:space="preserve"> </w:t>
      </w:r>
      <w:r>
        <w:rPr>
          <w:i/>
        </w:rPr>
        <w:t xml:space="preserve"> Follow</w:t>
      </w:r>
      <w:r w:rsidR="002C54A0" w:rsidRPr="00500695">
        <w:rPr>
          <w:i/>
        </w:rPr>
        <w:t xml:space="preserve"> these steps to</w:t>
      </w:r>
      <w:r w:rsidR="002C54A0">
        <w:rPr>
          <w:i/>
        </w:rPr>
        <w:t xml:space="preserve"> Share Reports with Anonymous User</w:t>
      </w:r>
    </w:p>
    <w:p w:rsidR="002C54A0" w:rsidRDefault="002C54A0" w:rsidP="000D7767">
      <w:pPr>
        <w:pStyle w:val="ListParagraph"/>
        <w:numPr>
          <w:ilvl w:val="0"/>
          <w:numId w:val="34"/>
        </w:numPr>
      </w:pPr>
      <w:r>
        <w:t>Create an Assessment</w:t>
      </w:r>
    </w:p>
    <w:p w:rsidR="002C54A0" w:rsidRDefault="002C54A0" w:rsidP="000D7767">
      <w:pPr>
        <w:pStyle w:val="ListParagraph"/>
        <w:numPr>
          <w:ilvl w:val="0"/>
          <w:numId w:val="34"/>
        </w:numPr>
      </w:pPr>
      <w:r>
        <w:t>Publish it</w:t>
      </w:r>
    </w:p>
    <w:p w:rsidR="002C54A0" w:rsidRDefault="002C54A0" w:rsidP="000D7767">
      <w:pPr>
        <w:pStyle w:val="ListParagraph"/>
        <w:numPr>
          <w:ilvl w:val="0"/>
          <w:numId w:val="34"/>
        </w:numPr>
      </w:pPr>
      <w:r>
        <w:t>Collect response for it</w:t>
      </w:r>
    </w:p>
    <w:p w:rsidR="002C54A0" w:rsidRDefault="002C54A0" w:rsidP="000D7767">
      <w:pPr>
        <w:pStyle w:val="ListParagraph"/>
        <w:numPr>
          <w:ilvl w:val="0"/>
          <w:numId w:val="34"/>
        </w:numPr>
      </w:pPr>
      <w:r>
        <w:t>Select Reports</w:t>
      </w:r>
    </w:p>
    <w:p w:rsidR="002C54A0" w:rsidRDefault="002C54A0" w:rsidP="000D7767">
      <w:pPr>
        <w:pStyle w:val="ListParagraph"/>
        <w:numPr>
          <w:ilvl w:val="0"/>
          <w:numId w:val="34"/>
        </w:numPr>
      </w:pPr>
      <w:r>
        <w:t xml:space="preserve">Click </w:t>
      </w:r>
      <w:r>
        <w:rPr>
          <w:b/>
          <w:i/>
        </w:rPr>
        <w:t>Settings</w:t>
      </w:r>
      <w:r w:rsidR="00A07CB7" w:rsidRPr="00A07CB7">
        <w:rPr>
          <w:i/>
        </w:rPr>
        <w:t xml:space="preserve"> </w:t>
      </w:r>
      <w:r w:rsidR="00A07CB7">
        <w:rPr>
          <w:i/>
        </w:rPr>
        <w:t>of the particular Assessment</w:t>
      </w:r>
    </w:p>
    <w:p w:rsidR="002C54A0" w:rsidRDefault="002C54A0" w:rsidP="00C324FF">
      <w:pPr>
        <w:pStyle w:val="ListParagraph"/>
        <w:numPr>
          <w:ilvl w:val="0"/>
          <w:numId w:val="36"/>
        </w:numPr>
      </w:pPr>
      <w:r>
        <w:t>Enter Valid E-Mail Id of anonymous user in anonymous user box</w:t>
      </w:r>
    </w:p>
    <w:p w:rsidR="002C54A0" w:rsidRDefault="002C54A0" w:rsidP="00C324FF">
      <w:pPr>
        <w:pStyle w:val="ListParagraph"/>
        <w:numPr>
          <w:ilvl w:val="0"/>
          <w:numId w:val="36"/>
        </w:numPr>
      </w:pPr>
      <w:r>
        <w:t>Press OK</w:t>
      </w:r>
    </w:p>
    <w:p w:rsidR="00AE5A86" w:rsidRDefault="00AE5A86" w:rsidP="00DA4D38">
      <w:pPr>
        <w:pStyle w:val="Heading2"/>
      </w:pPr>
      <w:bookmarkStart w:id="112" w:name="_Toc344810238"/>
      <w:r>
        <w:t>Add more users for Assessment Reports</w:t>
      </w:r>
      <w:bookmarkEnd w:id="112"/>
    </w:p>
    <w:p w:rsidR="00E562F9" w:rsidRDefault="00195756" w:rsidP="00E562F9">
      <w:pPr>
        <w:ind w:left="720" w:firstLine="720"/>
        <w:rPr>
          <w:i/>
        </w:rPr>
      </w:pPr>
      <w:r>
        <w:rPr>
          <w:i/>
        </w:rPr>
        <w:t xml:space="preserve"> </w:t>
      </w:r>
      <w:r w:rsidR="00E562F9">
        <w:rPr>
          <w:i/>
        </w:rPr>
        <w:t xml:space="preserve"> </w:t>
      </w:r>
      <w:r>
        <w:rPr>
          <w:i/>
        </w:rPr>
        <w:t xml:space="preserve"> Follow</w:t>
      </w:r>
      <w:r w:rsidR="00E562F9" w:rsidRPr="00500695">
        <w:rPr>
          <w:i/>
        </w:rPr>
        <w:t xml:space="preserve"> these steps to</w:t>
      </w:r>
      <w:r w:rsidR="00E562F9">
        <w:rPr>
          <w:i/>
        </w:rPr>
        <w:t xml:space="preserve"> add more </w:t>
      </w:r>
      <w:r w:rsidR="00052FA7">
        <w:rPr>
          <w:i/>
        </w:rPr>
        <w:t>new user</w:t>
      </w:r>
      <w:r w:rsidR="00A07CB7">
        <w:rPr>
          <w:i/>
        </w:rPr>
        <w:t>s</w:t>
      </w:r>
      <w:r w:rsidR="00052FA7">
        <w:rPr>
          <w:i/>
        </w:rPr>
        <w:t xml:space="preserve"> to view reports</w:t>
      </w:r>
    </w:p>
    <w:p w:rsidR="00E562F9" w:rsidRDefault="00E562F9" w:rsidP="000D7767">
      <w:pPr>
        <w:pStyle w:val="ListParagraph"/>
        <w:numPr>
          <w:ilvl w:val="0"/>
          <w:numId w:val="34"/>
        </w:numPr>
      </w:pPr>
      <w:r>
        <w:t>Create an Assessment</w:t>
      </w:r>
    </w:p>
    <w:p w:rsidR="00E562F9" w:rsidRDefault="00E562F9" w:rsidP="000D7767">
      <w:pPr>
        <w:pStyle w:val="ListParagraph"/>
        <w:numPr>
          <w:ilvl w:val="0"/>
          <w:numId w:val="34"/>
        </w:numPr>
      </w:pPr>
      <w:r>
        <w:t>Publish it</w:t>
      </w:r>
    </w:p>
    <w:p w:rsidR="00E562F9" w:rsidRDefault="00E562F9" w:rsidP="000D7767">
      <w:pPr>
        <w:pStyle w:val="ListParagraph"/>
        <w:numPr>
          <w:ilvl w:val="0"/>
          <w:numId w:val="34"/>
        </w:numPr>
      </w:pPr>
      <w:r>
        <w:t>Collect response for it</w:t>
      </w:r>
    </w:p>
    <w:p w:rsidR="00E562F9" w:rsidRDefault="00350491" w:rsidP="000D7767">
      <w:pPr>
        <w:pStyle w:val="ListParagraph"/>
        <w:numPr>
          <w:ilvl w:val="0"/>
          <w:numId w:val="34"/>
        </w:numPr>
      </w:pPr>
      <w:r>
        <w:t>Select Reports</w:t>
      </w:r>
    </w:p>
    <w:p w:rsidR="00E562F9" w:rsidRDefault="00E562F9" w:rsidP="000D7767">
      <w:pPr>
        <w:pStyle w:val="ListParagraph"/>
        <w:numPr>
          <w:ilvl w:val="0"/>
          <w:numId w:val="34"/>
        </w:numPr>
      </w:pPr>
      <w:r>
        <w:t xml:space="preserve">Click </w:t>
      </w:r>
      <w:r>
        <w:rPr>
          <w:b/>
          <w:i/>
        </w:rPr>
        <w:t>Settings</w:t>
      </w:r>
      <w:r w:rsidR="00A07CB7" w:rsidRPr="00A07CB7">
        <w:rPr>
          <w:i/>
        </w:rPr>
        <w:t xml:space="preserve"> </w:t>
      </w:r>
      <w:r w:rsidR="00A07CB7">
        <w:rPr>
          <w:i/>
        </w:rPr>
        <w:t>of the particular Assessment</w:t>
      </w:r>
    </w:p>
    <w:p w:rsidR="00E562F9" w:rsidRDefault="00E562F9" w:rsidP="00C324FF">
      <w:pPr>
        <w:pStyle w:val="ListParagraph"/>
        <w:numPr>
          <w:ilvl w:val="0"/>
          <w:numId w:val="36"/>
        </w:numPr>
      </w:pPr>
      <w:r>
        <w:t>Click Add New User</w:t>
      </w:r>
    </w:p>
    <w:p w:rsidR="00E562F9" w:rsidRDefault="00E562F9" w:rsidP="00C324FF">
      <w:pPr>
        <w:pStyle w:val="ListParagraph"/>
        <w:numPr>
          <w:ilvl w:val="0"/>
          <w:numId w:val="36"/>
        </w:numPr>
      </w:pPr>
      <w:r>
        <w:t>Press Add or Create New User</w:t>
      </w:r>
    </w:p>
    <w:p w:rsidR="00E562F9" w:rsidRPr="00255FA9" w:rsidRDefault="00E562F9" w:rsidP="00C324FF">
      <w:pPr>
        <w:pStyle w:val="ListParagraph"/>
        <w:numPr>
          <w:ilvl w:val="0"/>
          <w:numId w:val="36"/>
        </w:numPr>
      </w:pPr>
      <w:r>
        <w:t xml:space="preserve">Press </w:t>
      </w:r>
      <w:r>
        <w:rPr>
          <w:u w:val="single"/>
        </w:rPr>
        <w:t>Not in Directory? Add New User</w:t>
      </w:r>
    </w:p>
    <w:p w:rsidR="00E562F9" w:rsidRDefault="00E562F9" w:rsidP="00C324FF">
      <w:pPr>
        <w:pStyle w:val="ListParagraph"/>
        <w:numPr>
          <w:ilvl w:val="0"/>
          <w:numId w:val="36"/>
        </w:numPr>
      </w:pPr>
      <w:r w:rsidRPr="00255FA9">
        <w:t xml:space="preserve">Enter </w:t>
      </w:r>
      <w:r>
        <w:t>Full name of the User</w:t>
      </w:r>
    </w:p>
    <w:p w:rsidR="00E562F9" w:rsidRPr="00255FA9" w:rsidRDefault="00E562F9" w:rsidP="00C324FF">
      <w:pPr>
        <w:pStyle w:val="ListParagraph"/>
        <w:numPr>
          <w:ilvl w:val="0"/>
          <w:numId w:val="36"/>
        </w:numPr>
      </w:pPr>
      <w:r>
        <w:t>Enter Valid Email Address(Login)</w:t>
      </w:r>
    </w:p>
    <w:p w:rsidR="00E562F9" w:rsidRDefault="00E562F9" w:rsidP="00C324FF">
      <w:pPr>
        <w:pStyle w:val="ListParagraph"/>
        <w:numPr>
          <w:ilvl w:val="0"/>
          <w:numId w:val="36"/>
        </w:numPr>
      </w:pPr>
      <w:r>
        <w:t>Press Add</w:t>
      </w:r>
    </w:p>
    <w:p w:rsidR="006F63B5" w:rsidRDefault="006F63B5" w:rsidP="00C324FF">
      <w:pPr>
        <w:pStyle w:val="ListParagraph"/>
        <w:numPr>
          <w:ilvl w:val="0"/>
          <w:numId w:val="36"/>
        </w:numPr>
      </w:pPr>
      <w:r>
        <w:t xml:space="preserve">Select </w:t>
      </w:r>
      <w:r w:rsidR="00DA4F54">
        <w:t xml:space="preserve"> Data  and then select users </w:t>
      </w:r>
    </w:p>
    <w:p w:rsidR="006F63B5" w:rsidRDefault="002028DC" w:rsidP="00C324FF">
      <w:pPr>
        <w:pStyle w:val="ListParagraph"/>
        <w:numPr>
          <w:ilvl w:val="0"/>
          <w:numId w:val="36"/>
        </w:numPr>
      </w:pPr>
      <w:r>
        <w:t>Click add/view Ru</w:t>
      </w:r>
      <w:r w:rsidR="006F63B5">
        <w:t>les for the user</w:t>
      </w:r>
    </w:p>
    <w:p w:rsidR="006F63B5" w:rsidRDefault="006F63B5" w:rsidP="00C324FF">
      <w:pPr>
        <w:pStyle w:val="ListParagraph"/>
        <w:numPr>
          <w:ilvl w:val="0"/>
          <w:numId w:val="36"/>
        </w:numPr>
      </w:pPr>
      <w:r>
        <w:t>Check Reports</w:t>
      </w:r>
    </w:p>
    <w:p w:rsidR="00DA4F54" w:rsidRDefault="00DA4F54" w:rsidP="00C324FF">
      <w:pPr>
        <w:pStyle w:val="ListParagraph"/>
        <w:numPr>
          <w:ilvl w:val="0"/>
          <w:numId w:val="36"/>
        </w:numPr>
      </w:pPr>
      <w:r>
        <w:t xml:space="preserve">Select reports again </w:t>
      </w:r>
    </w:p>
    <w:p w:rsidR="00DA4F54" w:rsidRDefault="00DA4F54" w:rsidP="00C324FF">
      <w:pPr>
        <w:pStyle w:val="ListParagraph"/>
        <w:numPr>
          <w:ilvl w:val="0"/>
          <w:numId w:val="36"/>
        </w:numPr>
      </w:pPr>
      <w:r>
        <w:t>Click Settings</w:t>
      </w:r>
      <w:r w:rsidR="007C1D9C">
        <w:t>, newly added</w:t>
      </w:r>
      <w:r>
        <w:t xml:space="preserve"> user will be there to assign reports to him</w:t>
      </w:r>
      <w:r w:rsidR="007C1D9C">
        <w:t>/her</w:t>
      </w:r>
    </w:p>
    <w:p w:rsidR="00DA4D38" w:rsidRDefault="00DA4D38" w:rsidP="00DA4D38">
      <w:pPr>
        <w:pStyle w:val="Heading2"/>
      </w:pPr>
      <w:bookmarkStart w:id="113" w:name="_Toc344810239"/>
      <w:r>
        <w:t>Edit Report</w:t>
      </w:r>
      <w:bookmarkEnd w:id="113"/>
    </w:p>
    <w:p w:rsidR="00343F37" w:rsidRDefault="00195756" w:rsidP="00343F37">
      <w:pPr>
        <w:ind w:left="720" w:firstLine="720"/>
        <w:rPr>
          <w:i/>
        </w:rPr>
      </w:pPr>
      <w:r>
        <w:rPr>
          <w:i/>
        </w:rPr>
        <w:t xml:space="preserve"> </w:t>
      </w:r>
      <w:r w:rsidR="00343F37">
        <w:rPr>
          <w:i/>
        </w:rPr>
        <w:t xml:space="preserve"> </w:t>
      </w:r>
      <w:r>
        <w:rPr>
          <w:i/>
        </w:rPr>
        <w:t xml:space="preserve"> Follow</w:t>
      </w:r>
      <w:r w:rsidR="00343F37" w:rsidRPr="00500695">
        <w:rPr>
          <w:i/>
        </w:rPr>
        <w:t xml:space="preserve"> these steps to</w:t>
      </w:r>
      <w:r w:rsidR="00343F37">
        <w:rPr>
          <w:i/>
        </w:rPr>
        <w:t xml:space="preserve"> </w:t>
      </w:r>
      <w:proofErr w:type="gramStart"/>
      <w:r w:rsidR="00343F37">
        <w:rPr>
          <w:i/>
        </w:rPr>
        <w:t>Edit</w:t>
      </w:r>
      <w:proofErr w:type="gramEnd"/>
      <w:r w:rsidR="00343F37">
        <w:rPr>
          <w:i/>
        </w:rPr>
        <w:t xml:space="preserve"> Custom report</w:t>
      </w:r>
    </w:p>
    <w:p w:rsidR="00343F37" w:rsidRPr="008C16EF" w:rsidRDefault="00343F37" w:rsidP="000D7767">
      <w:pPr>
        <w:pStyle w:val="ListParagraph"/>
        <w:numPr>
          <w:ilvl w:val="0"/>
          <w:numId w:val="34"/>
        </w:numPr>
      </w:pPr>
      <w:r w:rsidRPr="008C16EF">
        <w:t>Create an Assessment</w:t>
      </w:r>
    </w:p>
    <w:p w:rsidR="00343F37" w:rsidRPr="008C16EF" w:rsidRDefault="00343F37" w:rsidP="000D7767">
      <w:pPr>
        <w:pStyle w:val="ListParagraph"/>
        <w:numPr>
          <w:ilvl w:val="0"/>
          <w:numId w:val="34"/>
        </w:numPr>
      </w:pPr>
      <w:r w:rsidRPr="008C16EF">
        <w:t>Publish it</w:t>
      </w:r>
    </w:p>
    <w:p w:rsidR="00343F37" w:rsidRPr="008C16EF" w:rsidRDefault="00343F37" w:rsidP="000D7767">
      <w:pPr>
        <w:pStyle w:val="ListParagraph"/>
        <w:numPr>
          <w:ilvl w:val="0"/>
          <w:numId w:val="34"/>
        </w:numPr>
      </w:pPr>
      <w:r w:rsidRPr="008C16EF">
        <w:t>Collect response for it</w:t>
      </w:r>
    </w:p>
    <w:p w:rsidR="00343F37" w:rsidRDefault="00343F37" w:rsidP="000D7767">
      <w:pPr>
        <w:pStyle w:val="ListParagraph"/>
        <w:numPr>
          <w:ilvl w:val="0"/>
          <w:numId w:val="34"/>
        </w:numPr>
      </w:pPr>
      <w:r w:rsidRPr="008C16EF">
        <w:t>Select Reports</w:t>
      </w:r>
    </w:p>
    <w:p w:rsidR="008C16EF" w:rsidRDefault="008C16EF" w:rsidP="000D7767">
      <w:pPr>
        <w:pStyle w:val="ListParagraph"/>
        <w:numPr>
          <w:ilvl w:val="0"/>
          <w:numId w:val="34"/>
        </w:numPr>
      </w:pPr>
      <w:r>
        <w:t>Click Edit button below to the report name</w:t>
      </w:r>
    </w:p>
    <w:p w:rsidR="008C16EF" w:rsidRDefault="008C16EF" w:rsidP="000D7767">
      <w:pPr>
        <w:pStyle w:val="ListParagraph"/>
        <w:numPr>
          <w:ilvl w:val="0"/>
          <w:numId w:val="34"/>
        </w:numPr>
      </w:pPr>
      <w:r>
        <w:t>Edit Report</w:t>
      </w:r>
    </w:p>
    <w:p w:rsidR="008C16EF" w:rsidRPr="008C16EF" w:rsidRDefault="008C16EF" w:rsidP="000D7767">
      <w:pPr>
        <w:pStyle w:val="ListParagraph"/>
        <w:numPr>
          <w:ilvl w:val="0"/>
          <w:numId w:val="34"/>
        </w:numPr>
      </w:pPr>
      <w:r>
        <w:t>Press Save</w:t>
      </w:r>
    </w:p>
    <w:p w:rsidR="00DA4D38" w:rsidRDefault="00DA4D38" w:rsidP="00DA4D38">
      <w:pPr>
        <w:pStyle w:val="Heading2"/>
      </w:pPr>
      <w:bookmarkStart w:id="114" w:name="_Toc344810240"/>
      <w:r>
        <w:t>Delete Reports</w:t>
      </w:r>
      <w:bookmarkEnd w:id="114"/>
    </w:p>
    <w:p w:rsidR="00594AF3" w:rsidRDefault="00195756" w:rsidP="00594AF3">
      <w:pPr>
        <w:ind w:left="720" w:firstLine="720"/>
        <w:rPr>
          <w:i/>
        </w:rPr>
      </w:pPr>
      <w:r>
        <w:rPr>
          <w:i/>
        </w:rPr>
        <w:t xml:space="preserve"> </w:t>
      </w:r>
      <w:r w:rsidR="00594AF3">
        <w:rPr>
          <w:i/>
        </w:rPr>
        <w:t xml:space="preserve"> </w:t>
      </w:r>
      <w:r>
        <w:rPr>
          <w:i/>
        </w:rPr>
        <w:t xml:space="preserve"> Follow</w:t>
      </w:r>
      <w:r w:rsidR="00594AF3" w:rsidRPr="00500695">
        <w:rPr>
          <w:i/>
        </w:rPr>
        <w:t xml:space="preserve"> these steps to</w:t>
      </w:r>
      <w:r w:rsidR="00594AF3">
        <w:rPr>
          <w:i/>
        </w:rPr>
        <w:t xml:space="preserve"> </w:t>
      </w:r>
      <w:proofErr w:type="gramStart"/>
      <w:r w:rsidR="00594AF3">
        <w:rPr>
          <w:i/>
        </w:rPr>
        <w:t>Delete</w:t>
      </w:r>
      <w:proofErr w:type="gramEnd"/>
      <w:r w:rsidR="00594AF3">
        <w:rPr>
          <w:i/>
        </w:rPr>
        <w:t xml:space="preserve"> Custom report</w:t>
      </w:r>
    </w:p>
    <w:p w:rsidR="00594AF3" w:rsidRDefault="00594AF3" w:rsidP="000D7767">
      <w:pPr>
        <w:pStyle w:val="ListParagraph"/>
        <w:numPr>
          <w:ilvl w:val="0"/>
          <w:numId w:val="34"/>
        </w:numPr>
      </w:pPr>
      <w:r>
        <w:t>Create an Assessment</w:t>
      </w:r>
    </w:p>
    <w:p w:rsidR="00594AF3" w:rsidRDefault="00594AF3" w:rsidP="000D7767">
      <w:pPr>
        <w:pStyle w:val="ListParagraph"/>
        <w:numPr>
          <w:ilvl w:val="0"/>
          <w:numId w:val="34"/>
        </w:numPr>
      </w:pPr>
      <w:r>
        <w:t>Publish it</w:t>
      </w:r>
    </w:p>
    <w:p w:rsidR="00594AF3" w:rsidRDefault="00594AF3" w:rsidP="000D7767">
      <w:pPr>
        <w:pStyle w:val="ListParagraph"/>
        <w:numPr>
          <w:ilvl w:val="0"/>
          <w:numId w:val="34"/>
        </w:numPr>
      </w:pPr>
      <w:r>
        <w:t>Collect response for it</w:t>
      </w:r>
    </w:p>
    <w:p w:rsidR="00594AF3" w:rsidRDefault="00594AF3" w:rsidP="000D7767">
      <w:pPr>
        <w:pStyle w:val="ListParagraph"/>
        <w:numPr>
          <w:ilvl w:val="0"/>
          <w:numId w:val="34"/>
        </w:numPr>
      </w:pPr>
      <w:r>
        <w:t>Select Reports</w:t>
      </w:r>
    </w:p>
    <w:p w:rsidR="008A03D8" w:rsidRDefault="008A03D8" w:rsidP="000D7767">
      <w:pPr>
        <w:pStyle w:val="ListParagraph"/>
        <w:numPr>
          <w:ilvl w:val="0"/>
          <w:numId w:val="34"/>
        </w:numPr>
      </w:pPr>
      <w:r>
        <w:t xml:space="preserve">Click Delete Button </w:t>
      </w:r>
    </w:p>
    <w:p w:rsidR="008A03D8" w:rsidRDefault="008A03D8" w:rsidP="000D7767">
      <w:pPr>
        <w:pStyle w:val="ListParagraph"/>
        <w:numPr>
          <w:ilvl w:val="0"/>
          <w:numId w:val="34"/>
        </w:numPr>
      </w:pPr>
      <w:r>
        <w:t>Press Delete</w:t>
      </w:r>
    </w:p>
    <w:p w:rsidR="00FB24B6" w:rsidRDefault="003A59EE" w:rsidP="00FB24B6">
      <w:pPr>
        <w:pStyle w:val="Heading1"/>
        <w:numPr>
          <w:ilvl w:val="0"/>
          <w:numId w:val="1"/>
        </w:numPr>
      </w:pPr>
      <w:bookmarkStart w:id="115" w:name="_Toc344810241"/>
      <w:r>
        <w:t>Export Data</w:t>
      </w:r>
      <w:bookmarkEnd w:id="115"/>
    </w:p>
    <w:p w:rsidR="00687AA4" w:rsidRDefault="00687AA4" w:rsidP="00687AA4">
      <w:r>
        <w:t xml:space="preserve">                                      To address this need </w:t>
      </w:r>
      <w:r w:rsidR="00D356F1">
        <w:t>GoAssess</w:t>
      </w:r>
      <w:r>
        <w:t xml:space="preserve"> allows easy export of assessment data to SPSS as well as a spreadsheet. Support for spreadsheets means that the data can be quickly imported into external systems with only minimal tweaking required.</w:t>
      </w:r>
    </w:p>
    <w:p w:rsidR="00FB24B6" w:rsidRDefault="00767C3E" w:rsidP="00DF24E7">
      <w:pPr>
        <w:pStyle w:val="Heading2"/>
        <w:numPr>
          <w:ilvl w:val="1"/>
          <w:numId w:val="12"/>
        </w:numPr>
      </w:pPr>
      <w:bookmarkStart w:id="116" w:name="_Toc344810242"/>
      <w:r>
        <w:t xml:space="preserve">Export all responses </w:t>
      </w:r>
      <w:r w:rsidR="00276E4E">
        <w:t xml:space="preserve">of Assessment </w:t>
      </w:r>
      <w:r>
        <w:t xml:space="preserve">to </w:t>
      </w:r>
      <w:r w:rsidR="00276E4E">
        <w:t xml:space="preserve">MS </w:t>
      </w:r>
      <w:r>
        <w:t>Excel</w:t>
      </w:r>
      <w:r w:rsidR="00276E4E">
        <w:t xml:space="preserve"> Sheet</w:t>
      </w:r>
      <w:bookmarkEnd w:id="116"/>
    </w:p>
    <w:p w:rsidR="008C6D07" w:rsidRDefault="008C6D07" w:rsidP="008C6D07">
      <w:pPr>
        <w:ind w:left="1440"/>
        <w:rPr>
          <w:i/>
        </w:rPr>
      </w:pPr>
      <w:r>
        <w:rPr>
          <w:i/>
        </w:rPr>
        <w:t xml:space="preserve"> </w:t>
      </w:r>
      <w:r w:rsidR="00195756">
        <w:rPr>
          <w:i/>
        </w:rPr>
        <w:t xml:space="preserve"> </w:t>
      </w:r>
      <w:r>
        <w:rPr>
          <w:i/>
        </w:rPr>
        <w:t xml:space="preserve"> </w:t>
      </w:r>
      <w:r w:rsidR="00195756">
        <w:rPr>
          <w:i/>
        </w:rPr>
        <w:t xml:space="preserve"> Follow</w:t>
      </w:r>
      <w:r w:rsidRPr="00500695">
        <w:rPr>
          <w:i/>
        </w:rPr>
        <w:t xml:space="preserve"> these steps to</w:t>
      </w:r>
      <w:r w:rsidR="00FF1FDB">
        <w:rPr>
          <w:i/>
        </w:rPr>
        <w:t xml:space="preserve"> Export Data of a</w:t>
      </w:r>
      <w:r>
        <w:rPr>
          <w:i/>
        </w:rPr>
        <w:t>ssessment</w:t>
      </w:r>
    </w:p>
    <w:p w:rsidR="00B958CA" w:rsidRDefault="00B958CA" w:rsidP="000D7767">
      <w:pPr>
        <w:pStyle w:val="ListParagraph"/>
        <w:numPr>
          <w:ilvl w:val="0"/>
          <w:numId w:val="34"/>
        </w:numPr>
      </w:pPr>
      <w:r>
        <w:t>Create an Assessment</w:t>
      </w:r>
    </w:p>
    <w:p w:rsidR="00B958CA" w:rsidRDefault="00B958CA" w:rsidP="000D7767">
      <w:pPr>
        <w:pStyle w:val="ListParagraph"/>
        <w:numPr>
          <w:ilvl w:val="0"/>
          <w:numId w:val="34"/>
        </w:numPr>
      </w:pPr>
      <w:r>
        <w:t>Publish it</w:t>
      </w:r>
    </w:p>
    <w:p w:rsidR="00B958CA" w:rsidRDefault="00B958CA" w:rsidP="000D7767">
      <w:pPr>
        <w:pStyle w:val="ListParagraph"/>
        <w:numPr>
          <w:ilvl w:val="0"/>
          <w:numId w:val="34"/>
        </w:numPr>
      </w:pPr>
      <w:r>
        <w:t>Collect responses for it</w:t>
      </w:r>
    </w:p>
    <w:p w:rsidR="008C6D07" w:rsidRDefault="00B958CA" w:rsidP="00C324FF">
      <w:pPr>
        <w:pStyle w:val="ListParagraph"/>
        <w:numPr>
          <w:ilvl w:val="0"/>
          <w:numId w:val="38"/>
        </w:numPr>
      </w:pPr>
      <w:r>
        <w:t>Select Data</w:t>
      </w:r>
    </w:p>
    <w:p w:rsidR="00B958CA" w:rsidRDefault="00B958CA" w:rsidP="00C324FF">
      <w:pPr>
        <w:pStyle w:val="ListParagraph"/>
        <w:numPr>
          <w:ilvl w:val="0"/>
          <w:numId w:val="38"/>
        </w:numPr>
      </w:pPr>
      <w:r>
        <w:t>Select Export</w:t>
      </w:r>
    </w:p>
    <w:p w:rsidR="00B958CA" w:rsidRDefault="00B958CA" w:rsidP="00C324FF">
      <w:pPr>
        <w:pStyle w:val="ListParagraph"/>
        <w:numPr>
          <w:ilvl w:val="0"/>
          <w:numId w:val="38"/>
        </w:numPr>
      </w:pPr>
      <w:r>
        <w:t>Click at the name of Assessment</w:t>
      </w:r>
      <w:r w:rsidR="00A07CB7">
        <w:t>,</w:t>
      </w:r>
      <w:r>
        <w:t xml:space="preserve"> to export</w:t>
      </w:r>
    </w:p>
    <w:p w:rsidR="00B958CA" w:rsidRDefault="00B958CA" w:rsidP="00C324FF">
      <w:pPr>
        <w:pStyle w:val="ListParagraph"/>
        <w:numPr>
          <w:ilvl w:val="0"/>
          <w:numId w:val="38"/>
        </w:numPr>
      </w:pPr>
      <w:r>
        <w:t xml:space="preserve"> Click Export in MS Excel</w:t>
      </w:r>
    </w:p>
    <w:p w:rsidR="003A59EE" w:rsidRDefault="003A59EE" w:rsidP="00697188">
      <w:pPr>
        <w:pStyle w:val="Heading1"/>
        <w:numPr>
          <w:ilvl w:val="0"/>
          <w:numId w:val="1"/>
        </w:numPr>
      </w:pPr>
      <w:bookmarkStart w:id="117" w:name="_Toc344810243"/>
      <w:r>
        <w:t>Manage Users</w:t>
      </w:r>
      <w:bookmarkEnd w:id="117"/>
    </w:p>
    <w:p w:rsidR="00276E4E" w:rsidRDefault="00607762" w:rsidP="00DF24E7">
      <w:pPr>
        <w:pStyle w:val="Heading2"/>
        <w:numPr>
          <w:ilvl w:val="1"/>
          <w:numId w:val="13"/>
        </w:numPr>
      </w:pPr>
      <w:bookmarkStart w:id="118" w:name="_Toc344810244"/>
      <w:r>
        <w:t>Create user</w:t>
      </w:r>
      <w:r w:rsidR="00C040B3">
        <w:t>/Add User</w:t>
      </w:r>
      <w:bookmarkEnd w:id="118"/>
    </w:p>
    <w:p w:rsidR="00CE4010" w:rsidRPr="00CE4010" w:rsidRDefault="00CE4010" w:rsidP="00CE4010">
      <w:r>
        <w:rPr>
          <w:noProof/>
        </w:rPr>
        <w:drawing>
          <wp:inline distT="0" distB="0" distL="0" distR="0">
            <wp:extent cx="6007100" cy="4805680"/>
            <wp:effectExtent l="19050" t="0" r="0" b="0"/>
            <wp:docPr id="32" name="Picture 6" descr="D:\Tahira downloads\14-11-2012\add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hira downloads\14-11-2012\add new user.jpg"/>
                    <pic:cNvPicPr>
                      <a:picLocks noChangeAspect="1" noChangeArrowheads="1"/>
                    </pic:cNvPicPr>
                  </pic:nvPicPr>
                  <pic:blipFill>
                    <a:blip r:embed="rId61"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EA1C57" w:rsidRDefault="00195756" w:rsidP="00EA1C57">
      <w:pPr>
        <w:ind w:left="1440"/>
        <w:rPr>
          <w:i/>
        </w:rPr>
      </w:pPr>
      <w:r>
        <w:rPr>
          <w:i/>
        </w:rPr>
        <w:t xml:space="preserve"> </w:t>
      </w:r>
      <w:r w:rsidR="00EA1C57">
        <w:rPr>
          <w:i/>
        </w:rPr>
        <w:t xml:space="preserve"> </w:t>
      </w:r>
      <w:r>
        <w:rPr>
          <w:i/>
        </w:rPr>
        <w:t xml:space="preserve"> Follow</w:t>
      </w:r>
      <w:r w:rsidR="00EA1C57" w:rsidRPr="00500695">
        <w:rPr>
          <w:i/>
        </w:rPr>
        <w:t xml:space="preserve"> these steps to</w:t>
      </w:r>
      <w:r w:rsidR="00EA1C57">
        <w:rPr>
          <w:i/>
        </w:rPr>
        <w:t xml:space="preserve"> Export Data of Assessment</w:t>
      </w:r>
    </w:p>
    <w:p w:rsidR="00EA1C57" w:rsidRDefault="00EA1C57" w:rsidP="000D7767">
      <w:pPr>
        <w:pStyle w:val="ListParagraph"/>
        <w:numPr>
          <w:ilvl w:val="0"/>
          <w:numId w:val="34"/>
        </w:numPr>
      </w:pPr>
      <w:r>
        <w:t>After Log-in select Data</w:t>
      </w:r>
    </w:p>
    <w:p w:rsidR="00EA1C57" w:rsidRDefault="00EA1C57" w:rsidP="000D7767">
      <w:pPr>
        <w:pStyle w:val="ListParagraph"/>
        <w:numPr>
          <w:ilvl w:val="0"/>
          <w:numId w:val="34"/>
        </w:numPr>
      </w:pPr>
      <w:r>
        <w:t>Select Users</w:t>
      </w:r>
    </w:p>
    <w:p w:rsidR="00EA1C57" w:rsidRPr="00EA1C57" w:rsidRDefault="00EA1C57" w:rsidP="00C324FF">
      <w:pPr>
        <w:pStyle w:val="ListParagraph"/>
        <w:numPr>
          <w:ilvl w:val="0"/>
          <w:numId w:val="36"/>
        </w:numPr>
      </w:pPr>
      <w:r w:rsidRPr="00EA1C57">
        <w:t>Press Add or Create New User</w:t>
      </w:r>
    </w:p>
    <w:p w:rsidR="00EA1C57" w:rsidRPr="00EA1C57" w:rsidRDefault="00EA1C57" w:rsidP="00C324FF">
      <w:pPr>
        <w:pStyle w:val="ListParagraph"/>
        <w:numPr>
          <w:ilvl w:val="0"/>
          <w:numId w:val="36"/>
        </w:numPr>
      </w:pPr>
      <w:r w:rsidRPr="00EA1C57">
        <w:t xml:space="preserve">Press </w:t>
      </w:r>
      <w:r w:rsidRPr="00EA1C57">
        <w:rPr>
          <w:u w:val="single"/>
        </w:rPr>
        <w:t>Not in Directory? Add New User</w:t>
      </w:r>
    </w:p>
    <w:p w:rsidR="00EA1C57" w:rsidRPr="00EA1C57" w:rsidRDefault="00EA1C57" w:rsidP="00C324FF">
      <w:pPr>
        <w:pStyle w:val="ListParagraph"/>
        <w:numPr>
          <w:ilvl w:val="0"/>
          <w:numId w:val="36"/>
        </w:numPr>
      </w:pPr>
      <w:r w:rsidRPr="00EA1C57">
        <w:t>Enter Full name of the User</w:t>
      </w:r>
    </w:p>
    <w:p w:rsidR="00EA1C57" w:rsidRPr="00EA1C57" w:rsidRDefault="00EA1C57" w:rsidP="00C324FF">
      <w:pPr>
        <w:pStyle w:val="ListParagraph"/>
        <w:numPr>
          <w:ilvl w:val="0"/>
          <w:numId w:val="36"/>
        </w:numPr>
      </w:pPr>
      <w:r w:rsidRPr="00EA1C57">
        <w:t>Enter Valid Email Address(Login)</w:t>
      </w:r>
    </w:p>
    <w:p w:rsidR="00EA1C57" w:rsidRDefault="00EA1C57" w:rsidP="000D7767">
      <w:pPr>
        <w:pStyle w:val="ListParagraph"/>
        <w:numPr>
          <w:ilvl w:val="0"/>
          <w:numId w:val="34"/>
        </w:numPr>
      </w:pPr>
      <w:r w:rsidRPr="00EA1C57">
        <w:t>Press Add</w:t>
      </w:r>
    </w:p>
    <w:p w:rsidR="00607762" w:rsidRDefault="00607762" w:rsidP="00607762">
      <w:pPr>
        <w:pStyle w:val="Heading2"/>
      </w:pPr>
      <w:bookmarkStart w:id="119" w:name="_Toc344810245"/>
      <w:r>
        <w:t>Assign Tasks</w:t>
      </w:r>
      <w:bookmarkEnd w:id="119"/>
    </w:p>
    <w:p w:rsidR="00CE4010" w:rsidRPr="00CE4010" w:rsidRDefault="00CE4010" w:rsidP="00CE4010">
      <w:r>
        <w:rPr>
          <w:noProof/>
        </w:rPr>
        <w:drawing>
          <wp:inline distT="0" distB="0" distL="0" distR="0">
            <wp:extent cx="6007100" cy="4805680"/>
            <wp:effectExtent l="19050" t="0" r="0" b="0"/>
            <wp:docPr id="33" name="Picture 7" descr="D:\Tahira downloads\14-11-2012\user for custom 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ahira downloads\14-11-2012\user for custom reports.jpg"/>
                    <pic:cNvPicPr>
                      <a:picLocks noChangeAspect="1" noChangeArrowheads="1"/>
                    </pic:cNvPicPr>
                  </pic:nvPicPr>
                  <pic:blipFill>
                    <a:blip r:embed="rId62"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EA1C57" w:rsidRDefault="00195756" w:rsidP="00EA1C57">
      <w:pPr>
        <w:ind w:left="1440"/>
        <w:rPr>
          <w:i/>
        </w:rPr>
      </w:pPr>
      <w:r>
        <w:rPr>
          <w:i/>
        </w:rPr>
        <w:t xml:space="preserve"> </w:t>
      </w:r>
      <w:r w:rsidR="00EA1C57">
        <w:rPr>
          <w:i/>
        </w:rPr>
        <w:t xml:space="preserve"> </w:t>
      </w:r>
      <w:r>
        <w:rPr>
          <w:i/>
        </w:rPr>
        <w:t xml:space="preserve"> Follow</w:t>
      </w:r>
      <w:r w:rsidR="00EA1C57" w:rsidRPr="00500695">
        <w:rPr>
          <w:i/>
        </w:rPr>
        <w:t xml:space="preserve"> these steps to</w:t>
      </w:r>
      <w:r w:rsidR="00EA1C57">
        <w:rPr>
          <w:i/>
        </w:rPr>
        <w:t xml:space="preserve"> </w:t>
      </w:r>
      <w:r w:rsidR="00491A61">
        <w:rPr>
          <w:i/>
        </w:rPr>
        <w:t>assign Tasks to Use</w:t>
      </w:r>
    </w:p>
    <w:p w:rsidR="00EA1C57" w:rsidRDefault="00EA1C57" w:rsidP="000D7767">
      <w:pPr>
        <w:pStyle w:val="ListParagraph"/>
        <w:numPr>
          <w:ilvl w:val="0"/>
          <w:numId w:val="34"/>
        </w:numPr>
      </w:pPr>
      <w:r>
        <w:t>After Log-in select Data</w:t>
      </w:r>
    </w:p>
    <w:p w:rsidR="00EA1C57" w:rsidRDefault="00EA1C57" w:rsidP="000D7767">
      <w:pPr>
        <w:pStyle w:val="ListParagraph"/>
        <w:numPr>
          <w:ilvl w:val="0"/>
          <w:numId w:val="34"/>
        </w:numPr>
      </w:pPr>
      <w:r>
        <w:t>Select Users</w:t>
      </w:r>
    </w:p>
    <w:p w:rsidR="00EA1C57" w:rsidRPr="00EA1C57" w:rsidRDefault="00EA1C57" w:rsidP="00C324FF">
      <w:pPr>
        <w:pStyle w:val="ListParagraph"/>
        <w:numPr>
          <w:ilvl w:val="0"/>
          <w:numId w:val="36"/>
        </w:numPr>
      </w:pPr>
      <w:r w:rsidRPr="00EA1C57">
        <w:t>Press Add or Create New User</w:t>
      </w:r>
    </w:p>
    <w:p w:rsidR="00EA1C57" w:rsidRPr="00EA1C57" w:rsidRDefault="00EA1C57" w:rsidP="00C324FF">
      <w:pPr>
        <w:pStyle w:val="ListParagraph"/>
        <w:numPr>
          <w:ilvl w:val="0"/>
          <w:numId w:val="36"/>
        </w:numPr>
      </w:pPr>
      <w:r w:rsidRPr="00EA1C57">
        <w:t xml:space="preserve">Press </w:t>
      </w:r>
      <w:r w:rsidRPr="00EA1C57">
        <w:rPr>
          <w:u w:val="single"/>
        </w:rPr>
        <w:t>Not in Directory? Add New User</w:t>
      </w:r>
    </w:p>
    <w:p w:rsidR="00EA1C57" w:rsidRPr="00EA1C57" w:rsidRDefault="00EA1C57" w:rsidP="00C324FF">
      <w:pPr>
        <w:pStyle w:val="ListParagraph"/>
        <w:numPr>
          <w:ilvl w:val="0"/>
          <w:numId w:val="36"/>
        </w:numPr>
      </w:pPr>
      <w:r w:rsidRPr="00EA1C57">
        <w:t>Enter Full name of the User</w:t>
      </w:r>
    </w:p>
    <w:p w:rsidR="00EA1C57" w:rsidRPr="00EA1C57" w:rsidRDefault="00EA1C57" w:rsidP="00C324FF">
      <w:pPr>
        <w:pStyle w:val="ListParagraph"/>
        <w:numPr>
          <w:ilvl w:val="0"/>
          <w:numId w:val="36"/>
        </w:numPr>
      </w:pPr>
      <w:r w:rsidRPr="00EA1C57">
        <w:t>Enter Valid Email Address(Login)</w:t>
      </w:r>
    </w:p>
    <w:p w:rsidR="00EA1C57" w:rsidRDefault="00EA1C57" w:rsidP="000D7767">
      <w:pPr>
        <w:pStyle w:val="ListParagraph"/>
        <w:numPr>
          <w:ilvl w:val="0"/>
          <w:numId w:val="34"/>
        </w:numPr>
      </w:pPr>
      <w:r w:rsidRPr="00EA1C57">
        <w:t>Press Add</w:t>
      </w:r>
    </w:p>
    <w:p w:rsidR="00EA1C57" w:rsidRDefault="002028DC" w:rsidP="000D7767">
      <w:pPr>
        <w:pStyle w:val="ListParagraph"/>
        <w:numPr>
          <w:ilvl w:val="0"/>
          <w:numId w:val="34"/>
        </w:numPr>
      </w:pPr>
      <w:r>
        <w:t>Press  add / view  ro</w:t>
      </w:r>
      <w:r w:rsidR="00EA1C57">
        <w:t>les</w:t>
      </w:r>
    </w:p>
    <w:p w:rsidR="00EA1C57" w:rsidRDefault="002028DC" w:rsidP="000D7767">
      <w:pPr>
        <w:pStyle w:val="ListParagraph"/>
        <w:numPr>
          <w:ilvl w:val="0"/>
          <w:numId w:val="34"/>
        </w:numPr>
      </w:pPr>
      <w:r>
        <w:t>Check ru</w:t>
      </w:r>
      <w:r w:rsidR="00EA1C57">
        <w:t>les to assign to this user</w:t>
      </w:r>
    </w:p>
    <w:p w:rsidR="00607762" w:rsidRDefault="00607762" w:rsidP="00607762">
      <w:pPr>
        <w:pStyle w:val="Heading2"/>
      </w:pPr>
      <w:bookmarkStart w:id="120" w:name="_Toc344810246"/>
      <w:r>
        <w:t xml:space="preserve">Edit User </w:t>
      </w:r>
      <w:r w:rsidR="00AE7C3D">
        <w:t>Tasks</w:t>
      </w:r>
      <w:bookmarkEnd w:id="120"/>
    </w:p>
    <w:p w:rsidR="005E10D2" w:rsidRDefault="00195756" w:rsidP="005E10D2">
      <w:pPr>
        <w:ind w:left="1440"/>
        <w:rPr>
          <w:i/>
        </w:rPr>
      </w:pPr>
      <w:r>
        <w:rPr>
          <w:i/>
        </w:rPr>
        <w:t xml:space="preserve"> </w:t>
      </w:r>
      <w:r w:rsidR="005E10D2">
        <w:rPr>
          <w:i/>
        </w:rPr>
        <w:t xml:space="preserve"> </w:t>
      </w:r>
      <w:r>
        <w:rPr>
          <w:i/>
        </w:rPr>
        <w:t xml:space="preserve"> Follow</w:t>
      </w:r>
      <w:r w:rsidR="005E10D2" w:rsidRPr="00500695">
        <w:rPr>
          <w:i/>
        </w:rPr>
        <w:t xml:space="preserve"> these steps to</w:t>
      </w:r>
      <w:r w:rsidR="005E10D2">
        <w:rPr>
          <w:i/>
        </w:rPr>
        <w:t xml:space="preserve"> </w:t>
      </w:r>
      <w:r w:rsidR="00491A61">
        <w:rPr>
          <w:i/>
        </w:rPr>
        <w:t>Edit Assigned Tasks</w:t>
      </w:r>
    </w:p>
    <w:p w:rsidR="005E10D2" w:rsidRDefault="005E10D2" w:rsidP="000D7767">
      <w:pPr>
        <w:pStyle w:val="ListParagraph"/>
        <w:numPr>
          <w:ilvl w:val="0"/>
          <w:numId w:val="34"/>
        </w:numPr>
      </w:pPr>
      <w:r>
        <w:t>Select Users</w:t>
      </w:r>
    </w:p>
    <w:p w:rsidR="005E10D2" w:rsidRDefault="002028DC" w:rsidP="000D7767">
      <w:pPr>
        <w:pStyle w:val="ListParagraph"/>
        <w:numPr>
          <w:ilvl w:val="0"/>
          <w:numId w:val="34"/>
        </w:numPr>
      </w:pPr>
      <w:r>
        <w:t>Press  add / view  rol</w:t>
      </w:r>
      <w:r w:rsidR="005E10D2">
        <w:t>es</w:t>
      </w:r>
      <w:r w:rsidR="00832F1C">
        <w:t xml:space="preserve"> below to the user name </w:t>
      </w:r>
    </w:p>
    <w:p w:rsidR="005E10D2" w:rsidRDefault="00BA2E2D" w:rsidP="000D7767">
      <w:pPr>
        <w:pStyle w:val="ListParagraph"/>
        <w:numPr>
          <w:ilvl w:val="0"/>
          <w:numId w:val="34"/>
        </w:numPr>
      </w:pPr>
      <w:r>
        <w:t>Check o</w:t>
      </w:r>
      <w:r w:rsidR="002028DC">
        <w:t>r uncheck ro</w:t>
      </w:r>
      <w:r>
        <w:t>les assigned to the user</w:t>
      </w:r>
    </w:p>
    <w:p w:rsidR="00DA2767" w:rsidRDefault="00DA2767" w:rsidP="000D7767">
      <w:pPr>
        <w:pStyle w:val="ListParagraph"/>
        <w:numPr>
          <w:ilvl w:val="0"/>
          <w:numId w:val="34"/>
        </w:numPr>
      </w:pPr>
      <w:r>
        <w:t xml:space="preserve">Close </w:t>
      </w:r>
      <w:r w:rsidR="004B5B29">
        <w:t>the tasks list</w:t>
      </w:r>
    </w:p>
    <w:p w:rsidR="00AD18C0" w:rsidRDefault="00AD18C0" w:rsidP="00AD18C0">
      <w:pPr>
        <w:pStyle w:val="ListParagraph"/>
        <w:ind w:left="2880"/>
      </w:pPr>
    </w:p>
    <w:p w:rsidR="00607762" w:rsidRDefault="001F73A7" w:rsidP="00607762">
      <w:pPr>
        <w:pStyle w:val="Heading2"/>
      </w:pPr>
      <w:bookmarkStart w:id="121" w:name="_Toc344810247"/>
      <w:r>
        <w:t>View</w:t>
      </w:r>
      <w:r w:rsidR="00607762">
        <w:t xml:space="preserve"> </w:t>
      </w:r>
      <w:r w:rsidR="00BF3F4E">
        <w:t xml:space="preserve">User </w:t>
      </w:r>
      <w:r>
        <w:t>Profile</w:t>
      </w:r>
      <w:bookmarkEnd w:id="121"/>
    </w:p>
    <w:p w:rsidR="00CE4010" w:rsidRPr="00CE4010" w:rsidRDefault="00CE4010" w:rsidP="00CE4010">
      <w:r>
        <w:rPr>
          <w:noProof/>
        </w:rPr>
        <w:drawing>
          <wp:inline distT="0" distB="0" distL="0" distR="0">
            <wp:extent cx="6007100" cy="4805680"/>
            <wp:effectExtent l="19050" t="0" r="0" b="0"/>
            <wp:docPr id="34" name="Picture 8" descr="D:\Tahira downloads\14-11-2012\use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ahira downloads\14-11-2012\user profile.jpg"/>
                    <pic:cNvPicPr>
                      <a:picLocks noChangeAspect="1" noChangeArrowheads="1"/>
                    </pic:cNvPicPr>
                  </pic:nvPicPr>
                  <pic:blipFill>
                    <a:blip r:embed="rId63"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715B1C" w:rsidRDefault="00195756" w:rsidP="00715B1C">
      <w:pPr>
        <w:ind w:left="1440"/>
        <w:rPr>
          <w:i/>
        </w:rPr>
      </w:pPr>
      <w:r>
        <w:rPr>
          <w:i/>
        </w:rPr>
        <w:t xml:space="preserve"> </w:t>
      </w:r>
      <w:r w:rsidR="00715B1C">
        <w:rPr>
          <w:i/>
        </w:rPr>
        <w:t xml:space="preserve"> </w:t>
      </w:r>
      <w:r>
        <w:rPr>
          <w:i/>
        </w:rPr>
        <w:t xml:space="preserve"> Follow</w:t>
      </w:r>
      <w:r w:rsidR="00715B1C" w:rsidRPr="00500695">
        <w:rPr>
          <w:i/>
        </w:rPr>
        <w:t xml:space="preserve"> these steps to</w:t>
      </w:r>
      <w:r w:rsidR="002028DC">
        <w:rPr>
          <w:i/>
        </w:rPr>
        <w:t xml:space="preserve"> View User Profile</w:t>
      </w:r>
    </w:p>
    <w:p w:rsidR="00715B1C" w:rsidRDefault="00715B1C" w:rsidP="000D7767">
      <w:pPr>
        <w:pStyle w:val="ListParagraph"/>
        <w:numPr>
          <w:ilvl w:val="0"/>
          <w:numId w:val="34"/>
        </w:numPr>
      </w:pPr>
      <w:r>
        <w:t>Select Users</w:t>
      </w:r>
    </w:p>
    <w:p w:rsidR="00715B1C" w:rsidRDefault="00715B1C" w:rsidP="000D7767">
      <w:pPr>
        <w:pStyle w:val="ListParagraph"/>
        <w:numPr>
          <w:ilvl w:val="0"/>
          <w:numId w:val="34"/>
        </w:numPr>
      </w:pPr>
      <w:r>
        <w:t>Click at the name of the user</w:t>
      </w:r>
    </w:p>
    <w:p w:rsidR="00715B1C" w:rsidRDefault="00715B1C" w:rsidP="00715B1C">
      <w:pPr>
        <w:ind w:left="1440"/>
      </w:pPr>
      <w:r>
        <w:t>User profile will be opened in third pane</w:t>
      </w:r>
    </w:p>
    <w:p w:rsidR="003F3373" w:rsidRDefault="003F3373" w:rsidP="003F3373">
      <w:pPr>
        <w:pStyle w:val="Heading2"/>
      </w:pPr>
      <w:bookmarkStart w:id="122" w:name="_Toc344810248"/>
      <w:r>
        <w:t>Delete User</w:t>
      </w:r>
      <w:bookmarkEnd w:id="122"/>
    </w:p>
    <w:p w:rsidR="00295E0E" w:rsidRDefault="00195756" w:rsidP="00295E0E">
      <w:pPr>
        <w:ind w:left="1440"/>
        <w:rPr>
          <w:i/>
        </w:rPr>
      </w:pPr>
      <w:r>
        <w:rPr>
          <w:i/>
        </w:rPr>
        <w:t xml:space="preserve"> </w:t>
      </w:r>
      <w:r w:rsidR="00295E0E">
        <w:rPr>
          <w:i/>
        </w:rPr>
        <w:t xml:space="preserve"> </w:t>
      </w:r>
      <w:r>
        <w:rPr>
          <w:i/>
        </w:rPr>
        <w:t xml:space="preserve"> Follow</w:t>
      </w:r>
      <w:r w:rsidR="00295E0E" w:rsidRPr="00500695">
        <w:rPr>
          <w:i/>
        </w:rPr>
        <w:t xml:space="preserve"> these steps to</w:t>
      </w:r>
      <w:r w:rsidR="002028DC">
        <w:rPr>
          <w:i/>
        </w:rPr>
        <w:t xml:space="preserve"> </w:t>
      </w:r>
      <w:proofErr w:type="gramStart"/>
      <w:r w:rsidR="002028DC">
        <w:rPr>
          <w:i/>
        </w:rPr>
        <w:t>Delete</w:t>
      </w:r>
      <w:proofErr w:type="gramEnd"/>
      <w:r w:rsidR="002028DC">
        <w:rPr>
          <w:i/>
        </w:rPr>
        <w:t xml:space="preserve"> user</w:t>
      </w:r>
    </w:p>
    <w:p w:rsidR="00295E0E" w:rsidRDefault="00295E0E" w:rsidP="000D7767">
      <w:pPr>
        <w:pStyle w:val="ListParagraph"/>
        <w:numPr>
          <w:ilvl w:val="0"/>
          <w:numId w:val="34"/>
        </w:numPr>
      </w:pPr>
      <w:r>
        <w:t>Select Users</w:t>
      </w:r>
    </w:p>
    <w:p w:rsidR="00295E0E" w:rsidRDefault="00B6625A" w:rsidP="000D7767">
      <w:pPr>
        <w:pStyle w:val="ListParagraph"/>
        <w:numPr>
          <w:ilvl w:val="0"/>
          <w:numId w:val="34"/>
        </w:numPr>
      </w:pPr>
      <w:r>
        <w:t xml:space="preserve">Click at Delete (cross) button </w:t>
      </w:r>
    </w:p>
    <w:p w:rsidR="00B6625A" w:rsidRDefault="00B6625A" w:rsidP="000D7767">
      <w:pPr>
        <w:pStyle w:val="ListParagraph"/>
        <w:numPr>
          <w:ilvl w:val="0"/>
          <w:numId w:val="34"/>
        </w:numPr>
      </w:pPr>
      <w:r>
        <w:t>Press Delete</w:t>
      </w:r>
    </w:p>
    <w:p w:rsidR="00607762" w:rsidRDefault="003F3373" w:rsidP="00607762">
      <w:pPr>
        <w:pStyle w:val="Heading2"/>
      </w:pPr>
      <w:bookmarkStart w:id="123" w:name="_Toc344810249"/>
      <w:r>
        <w:t>Manage Groups</w:t>
      </w:r>
      <w:bookmarkEnd w:id="123"/>
    </w:p>
    <w:p w:rsidR="00CE4010" w:rsidRPr="00CE4010" w:rsidRDefault="00CE4010" w:rsidP="00CE4010">
      <w:r>
        <w:rPr>
          <w:noProof/>
        </w:rPr>
        <w:drawing>
          <wp:inline distT="0" distB="0" distL="0" distR="0">
            <wp:extent cx="6007100" cy="4805680"/>
            <wp:effectExtent l="19050" t="0" r="0" b="0"/>
            <wp:docPr id="39" name="Picture 9" descr="D:\Tahira downloads\14-11-2012\manage 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ahira downloads\14-11-2012\manage groups.jpg"/>
                    <pic:cNvPicPr>
                      <a:picLocks noChangeAspect="1" noChangeArrowheads="1"/>
                    </pic:cNvPicPr>
                  </pic:nvPicPr>
                  <pic:blipFill>
                    <a:blip r:embed="rId64"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295E0E" w:rsidRDefault="00195756" w:rsidP="00295E0E">
      <w:pPr>
        <w:ind w:left="1440"/>
        <w:rPr>
          <w:i/>
        </w:rPr>
      </w:pPr>
      <w:r>
        <w:rPr>
          <w:i/>
        </w:rPr>
        <w:t xml:space="preserve"> </w:t>
      </w:r>
      <w:r w:rsidR="00295E0E">
        <w:rPr>
          <w:i/>
        </w:rPr>
        <w:t xml:space="preserve"> </w:t>
      </w:r>
      <w:r>
        <w:rPr>
          <w:i/>
        </w:rPr>
        <w:t xml:space="preserve"> Follow</w:t>
      </w:r>
      <w:r w:rsidR="00295E0E" w:rsidRPr="00500695">
        <w:rPr>
          <w:i/>
        </w:rPr>
        <w:t xml:space="preserve"> these steps to</w:t>
      </w:r>
      <w:r w:rsidR="00295E0E">
        <w:rPr>
          <w:i/>
        </w:rPr>
        <w:t xml:space="preserve"> </w:t>
      </w:r>
      <w:r w:rsidR="002028DC">
        <w:rPr>
          <w:i/>
        </w:rPr>
        <w:t>Manage</w:t>
      </w:r>
      <w:r w:rsidR="00CE4010">
        <w:rPr>
          <w:i/>
        </w:rPr>
        <w:t xml:space="preserve"> user</w:t>
      </w:r>
    </w:p>
    <w:p w:rsidR="00295E0E" w:rsidRDefault="00295E0E" w:rsidP="000D7767">
      <w:pPr>
        <w:pStyle w:val="ListParagraph"/>
        <w:numPr>
          <w:ilvl w:val="0"/>
          <w:numId w:val="34"/>
        </w:numPr>
      </w:pPr>
      <w:r>
        <w:t>Select Users</w:t>
      </w:r>
    </w:p>
    <w:p w:rsidR="00295E0E" w:rsidRDefault="00B6625A" w:rsidP="000D7767">
      <w:pPr>
        <w:pStyle w:val="ListParagraph"/>
        <w:numPr>
          <w:ilvl w:val="0"/>
          <w:numId w:val="34"/>
        </w:numPr>
      </w:pPr>
      <w:r>
        <w:t>Click Manage Groups</w:t>
      </w:r>
    </w:p>
    <w:p w:rsidR="00B6625A" w:rsidRDefault="00B6625A" w:rsidP="000D7767">
      <w:pPr>
        <w:pStyle w:val="ListParagraph"/>
        <w:numPr>
          <w:ilvl w:val="0"/>
          <w:numId w:val="34"/>
        </w:numPr>
      </w:pPr>
      <w:r>
        <w:t xml:space="preserve">In Front of each Task name there is “Rename” button Press </w:t>
      </w:r>
      <w:r w:rsidRPr="00B6625A">
        <w:rPr>
          <w:b/>
        </w:rPr>
        <w:t>Rename</w:t>
      </w:r>
    </w:p>
    <w:p w:rsidR="00B6625A" w:rsidRDefault="00B6625A" w:rsidP="000D7767">
      <w:pPr>
        <w:pStyle w:val="ListParagraph"/>
        <w:numPr>
          <w:ilvl w:val="0"/>
          <w:numId w:val="34"/>
        </w:numPr>
      </w:pPr>
      <w:r>
        <w:t>Enter New name</w:t>
      </w:r>
    </w:p>
    <w:p w:rsidR="00B6625A" w:rsidRDefault="00B6625A" w:rsidP="000D7767">
      <w:pPr>
        <w:pStyle w:val="ListParagraph"/>
        <w:numPr>
          <w:ilvl w:val="0"/>
          <w:numId w:val="34"/>
        </w:numPr>
      </w:pPr>
      <w:r>
        <w:t xml:space="preserve">Press Update </w:t>
      </w:r>
    </w:p>
    <w:p w:rsidR="00B6625A" w:rsidRDefault="00B6625A" w:rsidP="00B6625A">
      <w:pPr>
        <w:pStyle w:val="ListParagraph"/>
        <w:ind w:left="2880"/>
      </w:pPr>
      <w:r>
        <w:t xml:space="preserve">             OR </w:t>
      </w:r>
    </w:p>
    <w:p w:rsidR="00B6625A" w:rsidRDefault="00B6625A" w:rsidP="00C324FF">
      <w:pPr>
        <w:pStyle w:val="ListParagraph"/>
        <w:numPr>
          <w:ilvl w:val="0"/>
          <w:numId w:val="39"/>
        </w:numPr>
      </w:pPr>
      <w:r>
        <w:t xml:space="preserve">Press </w:t>
      </w:r>
      <w:r w:rsidRPr="00B6625A">
        <w:rPr>
          <w:b/>
        </w:rPr>
        <w:t>Cancel</w:t>
      </w:r>
      <w:r>
        <w:t xml:space="preserve"> to stop Update</w:t>
      </w:r>
    </w:p>
    <w:p w:rsidR="003A59EE" w:rsidRDefault="00B6625A" w:rsidP="00697188">
      <w:pPr>
        <w:pStyle w:val="Heading1"/>
        <w:numPr>
          <w:ilvl w:val="0"/>
          <w:numId w:val="1"/>
        </w:numPr>
      </w:pPr>
      <w:bookmarkStart w:id="124" w:name="_Toc344810250"/>
      <w:r>
        <w:t>M</w:t>
      </w:r>
      <w:r w:rsidR="006D10A0">
        <w:t xml:space="preserve">y </w:t>
      </w:r>
      <w:r w:rsidR="002E476C">
        <w:t>Profile</w:t>
      </w:r>
      <w:bookmarkEnd w:id="124"/>
    </w:p>
    <w:p w:rsidR="00CE4010" w:rsidRPr="00CE4010" w:rsidRDefault="00CE4010" w:rsidP="00CE4010">
      <w:r>
        <w:rPr>
          <w:noProof/>
        </w:rPr>
        <w:drawing>
          <wp:inline distT="0" distB="0" distL="0" distR="0">
            <wp:extent cx="6007100" cy="4805680"/>
            <wp:effectExtent l="19050" t="0" r="0" b="0"/>
            <wp:docPr id="40" name="Picture 10" descr="D:\Tahira downloads\14-11-2012\my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ahira downloads\14-11-2012\my profile.jpg"/>
                    <pic:cNvPicPr>
                      <a:picLocks noChangeAspect="1" noChangeArrowheads="1"/>
                    </pic:cNvPicPr>
                  </pic:nvPicPr>
                  <pic:blipFill>
                    <a:blip r:embed="rId65"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BF3F4E" w:rsidRDefault="00BF3F4E" w:rsidP="00DF24E7">
      <w:pPr>
        <w:pStyle w:val="Heading2"/>
        <w:numPr>
          <w:ilvl w:val="1"/>
          <w:numId w:val="14"/>
        </w:numPr>
      </w:pPr>
      <w:bookmarkStart w:id="125" w:name="_Toc344810251"/>
      <w:r>
        <w:t>How to create profile</w:t>
      </w:r>
      <w:bookmarkEnd w:id="125"/>
    </w:p>
    <w:p w:rsidR="00AB2E3C" w:rsidRPr="00AB2E3C" w:rsidRDefault="00AB2E3C" w:rsidP="00AB2E3C"/>
    <w:p w:rsidR="00C44B9A" w:rsidRPr="00C44B9A" w:rsidRDefault="00195756" w:rsidP="00C44B9A">
      <w:pPr>
        <w:ind w:left="1440"/>
        <w:rPr>
          <w:i/>
          <w:highlight w:val="cyan"/>
        </w:rPr>
      </w:pPr>
      <w:r>
        <w:rPr>
          <w:i/>
          <w:highlight w:val="cyan"/>
        </w:rPr>
        <w:t xml:space="preserve"> </w:t>
      </w:r>
      <w:r w:rsidR="00C44B9A" w:rsidRPr="00C44B9A">
        <w:rPr>
          <w:i/>
          <w:highlight w:val="cyan"/>
        </w:rPr>
        <w:t xml:space="preserve"> </w:t>
      </w:r>
      <w:r>
        <w:rPr>
          <w:i/>
          <w:highlight w:val="cyan"/>
        </w:rPr>
        <w:t xml:space="preserve"> Follow</w:t>
      </w:r>
      <w:r w:rsidR="00C44B9A" w:rsidRPr="00C44B9A">
        <w:rPr>
          <w:i/>
          <w:highlight w:val="cyan"/>
        </w:rPr>
        <w:t xml:space="preserve"> these steps to Create Profile</w:t>
      </w:r>
    </w:p>
    <w:p w:rsidR="00C44B9A" w:rsidRPr="00C44B9A" w:rsidRDefault="00C44B9A" w:rsidP="000D7767">
      <w:pPr>
        <w:pStyle w:val="ListParagraph"/>
        <w:numPr>
          <w:ilvl w:val="0"/>
          <w:numId w:val="34"/>
        </w:numPr>
      </w:pPr>
      <w:r>
        <w:t>Log-in with valid user name and password</w:t>
      </w:r>
    </w:p>
    <w:p w:rsidR="00C44B9A" w:rsidRPr="00C44B9A" w:rsidRDefault="00C44B9A" w:rsidP="000D7767">
      <w:pPr>
        <w:pStyle w:val="ListParagraph"/>
        <w:numPr>
          <w:ilvl w:val="0"/>
          <w:numId w:val="34"/>
        </w:numPr>
      </w:pPr>
      <w:r>
        <w:t xml:space="preserve">There is an </w:t>
      </w:r>
      <w:r w:rsidRPr="00C44B9A">
        <w:rPr>
          <w:b/>
        </w:rPr>
        <w:t>Options</w:t>
      </w:r>
      <w:r>
        <w:t xml:space="preserve"> Drop Down at Top hover your mouse over </w:t>
      </w:r>
      <w:r w:rsidRPr="00C44B9A">
        <w:rPr>
          <w:b/>
        </w:rPr>
        <w:t>Options</w:t>
      </w:r>
    </w:p>
    <w:p w:rsidR="00C44B9A" w:rsidRPr="00C44B9A" w:rsidRDefault="00EB2DB0" w:rsidP="000D7767">
      <w:pPr>
        <w:pStyle w:val="ListParagraph"/>
        <w:numPr>
          <w:ilvl w:val="0"/>
          <w:numId w:val="34"/>
        </w:numPr>
      </w:pPr>
      <w:r>
        <w:t xml:space="preserve">Select My Profile </w:t>
      </w:r>
    </w:p>
    <w:p w:rsidR="00C44B9A" w:rsidRPr="00C44B9A" w:rsidRDefault="00EB2DB0" w:rsidP="000D7767">
      <w:pPr>
        <w:pStyle w:val="ListParagraph"/>
        <w:numPr>
          <w:ilvl w:val="0"/>
          <w:numId w:val="34"/>
        </w:numPr>
      </w:pPr>
      <w:r>
        <w:t>Fill all field</w:t>
      </w:r>
    </w:p>
    <w:p w:rsidR="00C44B9A" w:rsidRPr="00C44B9A" w:rsidRDefault="00EB2DB0" w:rsidP="000D7767">
      <w:pPr>
        <w:pStyle w:val="ListParagraph"/>
        <w:numPr>
          <w:ilvl w:val="0"/>
          <w:numId w:val="34"/>
        </w:numPr>
      </w:pPr>
      <w:r>
        <w:t>Press</w:t>
      </w:r>
      <w:r w:rsidR="00C44B9A" w:rsidRPr="00C44B9A">
        <w:t xml:space="preserve"> Update</w:t>
      </w:r>
      <w:r>
        <w:t xml:space="preserve"> Profile</w:t>
      </w:r>
      <w:r w:rsidR="00C44B9A" w:rsidRPr="00C44B9A">
        <w:t xml:space="preserve"> </w:t>
      </w:r>
    </w:p>
    <w:p w:rsidR="00BF3F4E" w:rsidRDefault="00BF3F4E" w:rsidP="00BF3F4E">
      <w:pPr>
        <w:pStyle w:val="Heading2"/>
      </w:pPr>
      <w:bookmarkStart w:id="126" w:name="_Toc344810252"/>
      <w:r>
        <w:t>Update Profile</w:t>
      </w:r>
      <w:bookmarkEnd w:id="126"/>
    </w:p>
    <w:p w:rsidR="00EB2DB0" w:rsidRPr="0002182E" w:rsidRDefault="00195756" w:rsidP="00EB2DB0">
      <w:pPr>
        <w:ind w:left="1440"/>
        <w:rPr>
          <w:i/>
        </w:rPr>
      </w:pPr>
      <w:r>
        <w:rPr>
          <w:i/>
        </w:rPr>
        <w:t xml:space="preserve"> </w:t>
      </w:r>
      <w:r w:rsidR="00EB2DB0" w:rsidRPr="0002182E">
        <w:rPr>
          <w:i/>
        </w:rPr>
        <w:t xml:space="preserve"> </w:t>
      </w:r>
      <w:r>
        <w:rPr>
          <w:i/>
        </w:rPr>
        <w:t xml:space="preserve"> Follow</w:t>
      </w:r>
      <w:r w:rsidR="00EB2DB0" w:rsidRPr="0002182E">
        <w:rPr>
          <w:i/>
        </w:rPr>
        <w:t xml:space="preserve"> these steps to Update Profile</w:t>
      </w:r>
    </w:p>
    <w:p w:rsidR="00EB2DB0" w:rsidRPr="00C44B9A" w:rsidRDefault="00EB2DB0" w:rsidP="000D7767">
      <w:pPr>
        <w:pStyle w:val="ListParagraph"/>
        <w:numPr>
          <w:ilvl w:val="0"/>
          <w:numId w:val="34"/>
        </w:numPr>
      </w:pPr>
      <w:r>
        <w:t>Log-in with valid user name and password</w:t>
      </w:r>
    </w:p>
    <w:p w:rsidR="00EB2DB0" w:rsidRPr="00C44B9A" w:rsidRDefault="00EB2DB0" w:rsidP="000D7767">
      <w:pPr>
        <w:pStyle w:val="ListParagraph"/>
        <w:numPr>
          <w:ilvl w:val="0"/>
          <w:numId w:val="34"/>
        </w:numPr>
      </w:pPr>
      <w:r>
        <w:t xml:space="preserve">There is an </w:t>
      </w:r>
      <w:r w:rsidRPr="00C44B9A">
        <w:rPr>
          <w:b/>
        </w:rPr>
        <w:t>Options</w:t>
      </w:r>
      <w:r>
        <w:t xml:space="preserve"> Drop Down at Top hover your mouse over </w:t>
      </w:r>
      <w:r w:rsidRPr="00C44B9A">
        <w:rPr>
          <w:b/>
        </w:rPr>
        <w:t>Options</w:t>
      </w:r>
    </w:p>
    <w:p w:rsidR="00EB2DB0" w:rsidRPr="00C44B9A" w:rsidRDefault="00EB2DB0" w:rsidP="000D7767">
      <w:pPr>
        <w:pStyle w:val="ListParagraph"/>
        <w:numPr>
          <w:ilvl w:val="0"/>
          <w:numId w:val="34"/>
        </w:numPr>
      </w:pPr>
      <w:r>
        <w:t xml:space="preserve">Select My Profile </w:t>
      </w:r>
    </w:p>
    <w:p w:rsidR="00EB2DB0" w:rsidRPr="00C44B9A" w:rsidRDefault="00EB2DB0" w:rsidP="000D7767">
      <w:pPr>
        <w:pStyle w:val="ListParagraph"/>
        <w:numPr>
          <w:ilvl w:val="0"/>
          <w:numId w:val="34"/>
        </w:numPr>
      </w:pPr>
      <w:r>
        <w:t>Update required field</w:t>
      </w:r>
    </w:p>
    <w:p w:rsidR="00EB2DB0" w:rsidRPr="00C44B9A" w:rsidRDefault="00EB2DB0" w:rsidP="000D7767">
      <w:pPr>
        <w:pStyle w:val="ListParagraph"/>
        <w:numPr>
          <w:ilvl w:val="0"/>
          <w:numId w:val="34"/>
        </w:numPr>
      </w:pPr>
      <w:r>
        <w:t>Press</w:t>
      </w:r>
      <w:r w:rsidRPr="00C44B9A">
        <w:t xml:space="preserve"> Update</w:t>
      </w:r>
      <w:r>
        <w:t xml:space="preserve"> Profile</w:t>
      </w:r>
      <w:r w:rsidRPr="00C44B9A">
        <w:t xml:space="preserve"> </w:t>
      </w:r>
    </w:p>
    <w:p w:rsidR="0031143C" w:rsidRDefault="003A59EE" w:rsidP="00E35731">
      <w:pPr>
        <w:pStyle w:val="Heading1"/>
        <w:numPr>
          <w:ilvl w:val="0"/>
          <w:numId w:val="1"/>
        </w:numPr>
        <w:tabs>
          <w:tab w:val="left" w:pos="90"/>
        </w:tabs>
        <w:ind w:left="0" w:firstLine="0"/>
      </w:pPr>
      <w:bookmarkStart w:id="127" w:name="_Toc344810253"/>
      <w:r>
        <w:t>Other Options</w:t>
      </w:r>
      <w:bookmarkEnd w:id="127"/>
    </w:p>
    <w:p w:rsidR="00AB2E3C" w:rsidRPr="00AB2E3C" w:rsidRDefault="00AB2E3C" w:rsidP="00AB2E3C">
      <w:pPr>
        <w:jc w:val="center"/>
      </w:pPr>
      <w:r>
        <w:rPr>
          <w:noProof/>
        </w:rPr>
        <w:drawing>
          <wp:inline distT="0" distB="0" distL="0" distR="0">
            <wp:extent cx="1552575" cy="1457325"/>
            <wp:effectExtent l="19050" t="0" r="9525" b="0"/>
            <wp:docPr id="57" name="Picture 12" descr="D:\Tahira downloads\14-11-2012\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ahira downloads\14-11-2012\options.jpg"/>
                    <pic:cNvPicPr>
                      <a:picLocks noChangeAspect="1" noChangeArrowheads="1"/>
                    </pic:cNvPicPr>
                  </pic:nvPicPr>
                  <pic:blipFill>
                    <a:blip r:embed="rId66" cstate="print"/>
                    <a:srcRect/>
                    <a:stretch>
                      <a:fillRect/>
                    </a:stretch>
                  </pic:blipFill>
                  <pic:spPr bwMode="auto">
                    <a:xfrm>
                      <a:off x="0" y="0"/>
                      <a:ext cx="1552575" cy="1457325"/>
                    </a:xfrm>
                    <a:prstGeom prst="rect">
                      <a:avLst/>
                    </a:prstGeom>
                    <a:noFill/>
                    <a:ln w="9525">
                      <a:noFill/>
                      <a:miter lim="800000"/>
                      <a:headEnd/>
                      <a:tailEnd/>
                    </a:ln>
                  </pic:spPr>
                </pic:pic>
              </a:graphicData>
            </a:graphic>
          </wp:inline>
        </w:drawing>
      </w:r>
    </w:p>
    <w:p w:rsidR="00BD58B3" w:rsidRPr="004227FA" w:rsidRDefault="00BD58B3" w:rsidP="00DF24E7">
      <w:pPr>
        <w:pStyle w:val="Heading2"/>
        <w:numPr>
          <w:ilvl w:val="1"/>
          <w:numId w:val="15"/>
        </w:numPr>
        <w:rPr>
          <w:highlight w:val="yellow"/>
        </w:rPr>
      </w:pPr>
      <w:bookmarkStart w:id="128" w:name="_Toc344810254"/>
      <w:r w:rsidRPr="004227FA">
        <w:rPr>
          <w:highlight w:val="yellow"/>
        </w:rPr>
        <w:t>Resize</w:t>
      </w:r>
      <w:bookmarkEnd w:id="128"/>
    </w:p>
    <w:p w:rsidR="00E32C82" w:rsidRPr="00E32C82" w:rsidRDefault="00E32C82" w:rsidP="00E32C82">
      <w:pPr>
        <w:ind w:left="1440"/>
      </w:pPr>
    </w:p>
    <w:p w:rsidR="00BD58B3" w:rsidRDefault="00BD58B3" w:rsidP="00BD58B3">
      <w:pPr>
        <w:pStyle w:val="Heading2"/>
      </w:pPr>
      <w:bookmarkStart w:id="129" w:name="_Toc344810255"/>
      <w:r>
        <w:t>Remove Theme</w:t>
      </w:r>
      <w:bookmarkEnd w:id="129"/>
    </w:p>
    <w:p w:rsidR="008164AE" w:rsidRPr="0002182E" w:rsidRDefault="00195756" w:rsidP="008164AE">
      <w:pPr>
        <w:ind w:left="1440"/>
        <w:rPr>
          <w:i/>
        </w:rPr>
      </w:pPr>
      <w:r>
        <w:rPr>
          <w:i/>
        </w:rPr>
        <w:t xml:space="preserve"> </w:t>
      </w:r>
      <w:r w:rsidR="008164AE" w:rsidRPr="0002182E">
        <w:rPr>
          <w:i/>
        </w:rPr>
        <w:t xml:space="preserve"> </w:t>
      </w:r>
      <w:r>
        <w:rPr>
          <w:i/>
        </w:rPr>
        <w:t xml:space="preserve"> Follow</w:t>
      </w:r>
      <w:r w:rsidR="008164AE" w:rsidRPr="0002182E">
        <w:rPr>
          <w:i/>
        </w:rPr>
        <w:t xml:space="preserve"> these steps to </w:t>
      </w:r>
      <w:r w:rsidR="0023160E">
        <w:rPr>
          <w:i/>
        </w:rPr>
        <w:t>Remove a Theme</w:t>
      </w:r>
    </w:p>
    <w:p w:rsidR="008164AE" w:rsidRPr="00C44B9A" w:rsidRDefault="008164AE" w:rsidP="000D7767">
      <w:pPr>
        <w:pStyle w:val="ListParagraph"/>
        <w:numPr>
          <w:ilvl w:val="0"/>
          <w:numId w:val="34"/>
        </w:numPr>
      </w:pPr>
      <w:r>
        <w:t>Log-in with valid user name and password</w:t>
      </w:r>
    </w:p>
    <w:p w:rsidR="008164AE" w:rsidRPr="008164AE" w:rsidRDefault="008164AE" w:rsidP="000D7767">
      <w:pPr>
        <w:pStyle w:val="ListParagraph"/>
        <w:numPr>
          <w:ilvl w:val="0"/>
          <w:numId w:val="34"/>
        </w:numPr>
      </w:pPr>
      <w:r>
        <w:t xml:space="preserve">There is an </w:t>
      </w:r>
      <w:r w:rsidRPr="00C44B9A">
        <w:rPr>
          <w:b/>
        </w:rPr>
        <w:t>Options</w:t>
      </w:r>
      <w:r>
        <w:t xml:space="preserve"> Drop Down at Top hover your mouse over </w:t>
      </w:r>
      <w:r w:rsidRPr="00C44B9A">
        <w:rPr>
          <w:b/>
        </w:rPr>
        <w:t>Options</w:t>
      </w:r>
    </w:p>
    <w:p w:rsidR="008164AE" w:rsidRPr="008164AE" w:rsidRDefault="008164AE" w:rsidP="000D7767">
      <w:pPr>
        <w:pStyle w:val="ListParagraph"/>
        <w:numPr>
          <w:ilvl w:val="0"/>
          <w:numId w:val="34"/>
        </w:numPr>
      </w:pPr>
      <w:r>
        <w:t>Select Remove Theme</w:t>
      </w:r>
    </w:p>
    <w:p w:rsidR="00BD58B3" w:rsidRDefault="00BD58B3" w:rsidP="00BD58B3">
      <w:pPr>
        <w:pStyle w:val="Heading2"/>
      </w:pPr>
      <w:bookmarkStart w:id="130" w:name="_Toc344810256"/>
      <w:r>
        <w:t>Change Password</w:t>
      </w:r>
      <w:bookmarkEnd w:id="130"/>
    </w:p>
    <w:p w:rsidR="0023160E" w:rsidRPr="0002182E" w:rsidRDefault="00195756" w:rsidP="0023160E">
      <w:pPr>
        <w:ind w:left="1440"/>
        <w:rPr>
          <w:i/>
        </w:rPr>
      </w:pPr>
      <w:r>
        <w:rPr>
          <w:i/>
        </w:rPr>
        <w:t xml:space="preserve"> </w:t>
      </w:r>
      <w:r w:rsidR="0023160E" w:rsidRPr="0002182E">
        <w:rPr>
          <w:i/>
        </w:rPr>
        <w:t xml:space="preserve"> </w:t>
      </w:r>
      <w:r>
        <w:rPr>
          <w:i/>
        </w:rPr>
        <w:t xml:space="preserve"> Follow</w:t>
      </w:r>
      <w:r w:rsidR="0023160E" w:rsidRPr="0002182E">
        <w:rPr>
          <w:i/>
        </w:rPr>
        <w:t xml:space="preserve"> these steps to </w:t>
      </w:r>
      <w:r w:rsidR="0023160E">
        <w:rPr>
          <w:i/>
        </w:rPr>
        <w:t>your Change Password</w:t>
      </w:r>
    </w:p>
    <w:p w:rsidR="0023160E" w:rsidRPr="00C44B9A" w:rsidRDefault="0023160E" w:rsidP="000D7767">
      <w:pPr>
        <w:pStyle w:val="ListParagraph"/>
        <w:numPr>
          <w:ilvl w:val="0"/>
          <w:numId w:val="34"/>
        </w:numPr>
      </w:pPr>
      <w:r>
        <w:t>Log-in with valid user name and password</w:t>
      </w:r>
    </w:p>
    <w:p w:rsidR="0023160E" w:rsidRPr="0023160E" w:rsidRDefault="0023160E" w:rsidP="000D7767">
      <w:pPr>
        <w:pStyle w:val="ListParagraph"/>
        <w:numPr>
          <w:ilvl w:val="0"/>
          <w:numId w:val="34"/>
        </w:numPr>
      </w:pPr>
      <w:r>
        <w:t xml:space="preserve">There is an </w:t>
      </w:r>
      <w:r w:rsidRPr="00C44B9A">
        <w:rPr>
          <w:b/>
        </w:rPr>
        <w:t>Options</w:t>
      </w:r>
      <w:r>
        <w:t xml:space="preserve"> Drop Down at Top hover your mouse over </w:t>
      </w:r>
      <w:r w:rsidRPr="00C44B9A">
        <w:rPr>
          <w:b/>
        </w:rPr>
        <w:t>Options</w:t>
      </w:r>
    </w:p>
    <w:p w:rsidR="0023160E" w:rsidRPr="0023160E" w:rsidRDefault="0023160E" w:rsidP="000D7767">
      <w:pPr>
        <w:pStyle w:val="ListParagraph"/>
        <w:numPr>
          <w:ilvl w:val="0"/>
          <w:numId w:val="34"/>
        </w:numPr>
      </w:pPr>
      <w:r w:rsidRPr="0023160E">
        <w:t>Select Change Password</w:t>
      </w:r>
    </w:p>
    <w:p w:rsidR="0023160E" w:rsidRDefault="0023160E" w:rsidP="000D7767">
      <w:pPr>
        <w:pStyle w:val="ListParagraph"/>
        <w:numPr>
          <w:ilvl w:val="0"/>
          <w:numId w:val="34"/>
        </w:numPr>
      </w:pPr>
      <w:r>
        <w:t>Enter Old Password</w:t>
      </w:r>
    </w:p>
    <w:p w:rsidR="0023160E" w:rsidRDefault="0041477D" w:rsidP="000D7767">
      <w:pPr>
        <w:pStyle w:val="ListParagraph"/>
        <w:numPr>
          <w:ilvl w:val="0"/>
          <w:numId w:val="34"/>
        </w:numPr>
      </w:pPr>
      <w:r>
        <w:t>Enter New Password</w:t>
      </w:r>
    </w:p>
    <w:p w:rsidR="0041477D" w:rsidRDefault="0041477D" w:rsidP="000D7767">
      <w:pPr>
        <w:pStyle w:val="ListParagraph"/>
        <w:numPr>
          <w:ilvl w:val="0"/>
          <w:numId w:val="34"/>
        </w:numPr>
      </w:pPr>
      <w:r>
        <w:t>Enter again New password to Confirm it</w:t>
      </w:r>
    </w:p>
    <w:p w:rsidR="0041477D" w:rsidRPr="008164AE" w:rsidRDefault="0041477D" w:rsidP="000D7767">
      <w:pPr>
        <w:pStyle w:val="ListParagraph"/>
        <w:numPr>
          <w:ilvl w:val="0"/>
          <w:numId w:val="34"/>
        </w:numPr>
      </w:pPr>
      <w:r>
        <w:t xml:space="preserve">Press </w:t>
      </w:r>
      <w:r w:rsidRPr="0041477D">
        <w:rPr>
          <w:b/>
        </w:rPr>
        <w:t>Update</w:t>
      </w:r>
    </w:p>
    <w:p w:rsidR="00BD58B3" w:rsidRPr="004227FA" w:rsidRDefault="00BD58B3" w:rsidP="00BD58B3">
      <w:pPr>
        <w:pStyle w:val="Heading2"/>
        <w:rPr>
          <w:highlight w:val="yellow"/>
        </w:rPr>
      </w:pPr>
      <w:bookmarkStart w:id="131" w:name="_Toc344810257"/>
      <w:r w:rsidRPr="004227FA">
        <w:rPr>
          <w:highlight w:val="yellow"/>
        </w:rPr>
        <w:t>Help</w:t>
      </w:r>
      <w:bookmarkEnd w:id="131"/>
      <w:r w:rsidRPr="004227FA">
        <w:rPr>
          <w:highlight w:val="yellow"/>
        </w:rPr>
        <w:t xml:space="preserve"> </w:t>
      </w:r>
    </w:p>
    <w:p w:rsidR="00BD58B3" w:rsidRDefault="00BD58B3" w:rsidP="00BD58B3">
      <w:pPr>
        <w:pStyle w:val="Heading2"/>
      </w:pPr>
      <w:bookmarkStart w:id="132" w:name="_Toc344810258"/>
      <w:r>
        <w:t>Sign-Out</w:t>
      </w:r>
      <w:bookmarkEnd w:id="132"/>
    </w:p>
    <w:p w:rsidR="00F27019" w:rsidRPr="0002182E" w:rsidRDefault="00195756" w:rsidP="00F27019">
      <w:pPr>
        <w:ind w:left="1440"/>
        <w:rPr>
          <w:i/>
        </w:rPr>
      </w:pPr>
      <w:r>
        <w:rPr>
          <w:i/>
        </w:rPr>
        <w:t xml:space="preserve"> </w:t>
      </w:r>
      <w:r w:rsidR="00F27019" w:rsidRPr="0002182E">
        <w:rPr>
          <w:i/>
        </w:rPr>
        <w:t xml:space="preserve"> </w:t>
      </w:r>
      <w:r>
        <w:rPr>
          <w:i/>
        </w:rPr>
        <w:t xml:space="preserve"> Follow</w:t>
      </w:r>
      <w:r w:rsidR="00F27019" w:rsidRPr="0002182E">
        <w:rPr>
          <w:i/>
        </w:rPr>
        <w:t xml:space="preserve"> these steps to </w:t>
      </w:r>
      <w:r w:rsidR="00F27019">
        <w:rPr>
          <w:i/>
        </w:rPr>
        <w:t>sign-out</w:t>
      </w:r>
    </w:p>
    <w:p w:rsidR="00F27019" w:rsidRPr="00C44B9A" w:rsidRDefault="00F27019" w:rsidP="000D7767">
      <w:pPr>
        <w:pStyle w:val="ListParagraph"/>
        <w:numPr>
          <w:ilvl w:val="0"/>
          <w:numId w:val="34"/>
        </w:numPr>
      </w:pPr>
      <w:r>
        <w:t>Log-in with valid user name and password</w:t>
      </w:r>
    </w:p>
    <w:p w:rsidR="00F27019" w:rsidRPr="0023160E" w:rsidRDefault="00F27019" w:rsidP="000D7767">
      <w:pPr>
        <w:pStyle w:val="ListParagraph"/>
        <w:numPr>
          <w:ilvl w:val="0"/>
          <w:numId w:val="34"/>
        </w:numPr>
      </w:pPr>
      <w:r>
        <w:t xml:space="preserve">There is an </w:t>
      </w:r>
      <w:r w:rsidRPr="00C44B9A">
        <w:rPr>
          <w:b/>
        </w:rPr>
        <w:t>Options</w:t>
      </w:r>
      <w:r>
        <w:t xml:space="preserve"> Drop Down at Top hover your mouse over </w:t>
      </w:r>
      <w:r w:rsidRPr="00C44B9A">
        <w:rPr>
          <w:b/>
        </w:rPr>
        <w:t>Options</w:t>
      </w:r>
    </w:p>
    <w:p w:rsidR="00F27019" w:rsidRPr="008164AE" w:rsidRDefault="00F27019" w:rsidP="000D7767">
      <w:pPr>
        <w:pStyle w:val="ListParagraph"/>
        <w:numPr>
          <w:ilvl w:val="0"/>
          <w:numId w:val="34"/>
        </w:numPr>
      </w:pPr>
      <w:r>
        <w:t>Select Sign</w:t>
      </w:r>
      <w:r w:rsidR="00807B4E">
        <w:t>-</w:t>
      </w:r>
      <w:r>
        <w:t>Out</w:t>
      </w:r>
    </w:p>
    <w:p w:rsidR="00174629" w:rsidRDefault="00F20781" w:rsidP="00E35731">
      <w:pPr>
        <w:pStyle w:val="Heading1"/>
        <w:numPr>
          <w:ilvl w:val="0"/>
          <w:numId w:val="1"/>
        </w:numPr>
        <w:ind w:left="-180" w:firstLine="180"/>
      </w:pPr>
      <w:bookmarkStart w:id="133" w:name="_Toc344810259"/>
      <w:r>
        <w:t>Apply a</w:t>
      </w:r>
      <w:r w:rsidR="003A40B1">
        <w:t xml:space="preserve"> </w:t>
      </w:r>
      <w:r w:rsidR="00174629">
        <w:t>Theme</w:t>
      </w:r>
      <w:bookmarkEnd w:id="133"/>
      <w:r w:rsidR="0059044D">
        <w:t xml:space="preserve"> </w:t>
      </w:r>
    </w:p>
    <w:p w:rsidR="006F0FB9" w:rsidRPr="006F0FB9" w:rsidRDefault="006F0FB9" w:rsidP="006F0FB9">
      <w:r>
        <w:rPr>
          <w:noProof/>
        </w:rPr>
        <w:drawing>
          <wp:inline distT="0" distB="0" distL="0" distR="0">
            <wp:extent cx="6007100" cy="4805680"/>
            <wp:effectExtent l="19050" t="0" r="0" b="0"/>
            <wp:docPr id="55" name="Picture 11" descr="D:\Tahira downloads\14-11-2012\the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ahira downloads\14-11-2012\themes.jpg"/>
                    <pic:cNvPicPr>
                      <a:picLocks noChangeAspect="1" noChangeArrowheads="1"/>
                    </pic:cNvPicPr>
                  </pic:nvPicPr>
                  <pic:blipFill>
                    <a:blip r:embed="rId67" cstate="print"/>
                    <a:srcRect/>
                    <a:stretch>
                      <a:fillRect/>
                    </a:stretch>
                  </pic:blipFill>
                  <pic:spPr bwMode="auto">
                    <a:xfrm>
                      <a:off x="0" y="0"/>
                      <a:ext cx="6007100" cy="4805680"/>
                    </a:xfrm>
                    <a:prstGeom prst="rect">
                      <a:avLst/>
                    </a:prstGeom>
                    <a:noFill/>
                    <a:ln w="9525">
                      <a:noFill/>
                      <a:miter lim="800000"/>
                      <a:headEnd/>
                      <a:tailEnd/>
                    </a:ln>
                  </pic:spPr>
                </pic:pic>
              </a:graphicData>
            </a:graphic>
          </wp:inline>
        </w:drawing>
      </w:r>
    </w:p>
    <w:p w:rsidR="00F20781" w:rsidRDefault="00D356F1" w:rsidP="001D4837">
      <w:pPr>
        <w:ind w:firstLine="720"/>
      </w:pPr>
      <w:r>
        <w:t>GoAssess</w:t>
      </w:r>
      <w:r w:rsidR="00ED7F2B">
        <w:t xml:space="preserve"> </w:t>
      </w:r>
      <w:r w:rsidR="00F20781">
        <w:t>provides you a list of Themes</w:t>
      </w:r>
      <w:r w:rsidR="00ED7F2B" w:rsidRPr="00ED7F2B">
        <w:t xml:space="preserve"> </w:t>
      </w:r>
      <w:r w:rsidR="00FF1FDB">
        <w:t>y</w:t>
      </w:r>
      <w:r w:rsidR="00ED7F2B">
        <w:t xml:space="preserve">ou can apply a theme of your choice </w:t>
      </w:r>
    </w:p>
    <w:p w:rsidR="00F76A9E" w:rsidRDefault="00195756" w:rsidP="007C7C65">
      <w:pPr>
        <w:ind w:firstLine="720"/>
        <w:rPr>
          <w:i/>
        </w:rPr>
      </w:pPr>
      <w:r>
        <w:rPr>
          <w:i/>
        </w:rPr>
        <w:t xml:space="preserve"> </w:t>
      </w:r>
      <w:r w:rsidR="00F76A9E" w:rsidRPr="00F76A9E">
        <w:rPr>
          <w:i/>
        </w:rPr>
        <w:t xml:space="preserve"> </w:t>
      </w:r>
      <w:r>
        <w:rPr>
          <w:i/>
        </w:rPr>
        <w:t xml:space="preserve"> Follow</w:t>
      </w:r>
      <w:r w:rsidR="00F76A9E" w:rsidRPr="00F76A9E">
        <w:rPr>
          <w:i/>
        </w:rPr>
        <w:t xml:space="preserve"> these steps to</w:t>
      </w:r>
      <w:r w:rsidR="00F76A9E">
        <w:rPr>
          <w:i/>
        </w:rPr>
        <w:t xml:space="preserve"> Apply Theme</w:t>
      </w:r>
    </w:p>
    <w:p w:rsidR="001D4837" w:rsidRPr="00C44B9A" w:rsidRDefault="001D4837" w:rsidP="00C324FF">
      <w:pPr>
        <w:pStyle w:val="ListParagraph"/>
        <w:numPr>
          <w:ilvl w:val="0"/>
          <w:numId w:val="40"/>
        </w:numPr>
      </w:pPr>
      <w:r>
        <w:t>Log-in with valid user name and password</w:t>
      </w:r>
    </w:p>
    <w:p w:rsidR="001D4837" w:rsidRPr="0023160E" w:rsidRDefault="001D4837" w:rsidP="00C324FF">
      <w:pPr>
        <w:pStyle w:val="ListParagraph"/>
        <w:numPr>
          <w:ilvl w:val="0"/>
          <w:numId w:val="40"/>
        </w:numPr>
      </w:pPr>
      <w:r>
        <w:t xml:space="preserve">There is Themes Drop Down next to the </w:t>
      </w:r>
      <w:r w:rsidR="00E806EB">
        <w:t>Options Drop down</w:t>
      </w:r>
    </w:p>
    <w:p w:rsidR="001D4837" w:rsidRPr="008164AE" w:rsidRDefault="006509C8" w:rsidP="00C324FF">
      <w:pPr>
        <w:pStyle w:val="ListParagraph"/>
        <w:numPr>
          <w:ilvl w:val="0"/>
          <w:numId w:val="40"/>
        </w:numPr>
      </w:pPr>
      <w:r>
        <w:t>Select  a Theme</w:t>
      </w:r>
    </w:p>
    <w:p w:rsidR="003A59EE" w:rsidRPr="003A59EE" w:rsidRDefault="002E476C" w:rsidP="00E35731">
      <w:pPr>
        <w:pStyle w:val="Heading1"/>
        <w:numPr>
          <w:ilvl w:val="0"/>
          <w:numId w:val="1"/>
        </w:numPr>
        <w:ind w:left="-180" w:firstLine="180"/>
      </w:pPr>
      <w:bookmarkStart w:id="134" w:name="_Toc344810260"/>
      <w:r>
        <w:t>Conclusion</w:t>
      </w:r>
      <w:bookmarkEnd w:id="134"/>
    </w:p>
    <w:sectPr w:rsidR="003A59EE" w:rsidRPr="003A59EE" w:rsidSect="0094239D">
      <w:footerReference w:type="default" r:id="rId68"/>
      <w:pgSz w:w="12240" w:h="15840"/>
      <w:pgMar w:top="1440" w:right="13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C3D" w:rsidRDefault="00490C3D" w:rsidP="009F156F">
      <w:pPr>
        <w:spacing w:after="0" w:line="240" w:lineRule="auto"/>
      </w:pPr>
      <w:r>
        <w:separator/>
      </w:r>
    </w:p>
  </w:endnote>
  <w:endnote w:type="continuationSeparator" w:id="0">
    <w:p w:rsidR="00490C3D" w:rsidRDefault="00490C3D" w:rsidP="009F15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3D22" w:rsidRDefault="00CC3D22">
    <w:pPr>
      <w:pStyle w:val="Footer"/>
      <w:pBdr>
        <w:top w:val="thinThickSmallGap" w:sz="24" w:space="1" w:color="622423" w:themeColor="accent2" w:themeShade="7F"/>
      </w:pBdr>
      <w:rPr>
        <w:rFonts w:asciiTheme="majorHAnsi" w:hAnsiTheme="majorHAnsi"/>
      </w:rPr>
    </w:pPr>
    <w:r>
      <w:rPr>
        <w:rFonts w:asciiTheme="majorHAnsi" w:hAnsiTheme="majorHAnsi"/>
      </w:rPr>
      <w:t>GoAssess</w:t>
    </w:r>
    <w:r>
      <w:rPr>
        <w:rFonts w:asciiTheme="majorHAnsi" w:hAnsiTheme="majorHAnsi"/>
      </w:rPr>
      <w:ptab w:relativeTo="margin" w:alignment="right" w:leader="none"/>
    </w:r>
    <w:r>
      <w:rPr>
        <w:rFonts w:asciiTheme="majorHAnsi" w:hAnsiTheme="majorHAnsi"/>
      </w:rPr>
      <w:t xml:space="preserve">Page </w:t>
    </w:r>
    <w:fldSimple w:instr=" PAGE   \* MERGEFORMAT ">
      <w:r w:rsidR="006F558A" w:rsidRPr="006F558A">
        <w:rPr>
          <w:rFonts w:asciiTheme="majorHAnsi" w:hAnsiTheme="majorHAnsi"/>
          <w:noProof/>
        </w:rPr>
        <w:t>37</w:t>
      </w:r>
    </w:fldSimple>
  </w:p>
  <w:p w:rsidR="00CC3D22" w:rsidRDefault="00CC3D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C3D" w:rsidRDefault="00490C3D" w:rsidP="009F156F">
      <w:pPr>
        <w:spacing w:after="0" w:line="240" w:lineRule="auto"/>
      </w:pPr>
      <w:r>
        <w:separator/>
      </w:r>
    </w:p>
  </w:footnote>
  <w:footnote w:type="continuationSeparator" w:id="0">
    <w:p w:rsidR="00490C3D" w:rsidRDefault="00490C3D" w:rsidP="009F156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37515"/>
    <w:multiLevelType w:val="hybridMultilevel"/>
    <w:tmpl w:val="FA44C1EE"/>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nsid w:val="0A3843D5"/>
    <w:multiLevelType w:val="hybridMultilevel"/>
    <w:tmpl w:val="6CE895A6"/>
    <w:lvl w:ilvl="0" w:tplc="8FC8618C">
      <w:start w:val="1"/>
      <w:numFmt w:val="decimal"/>
      <w:lvlText w:val="%1."/>
      <w:lvlJc w:val="left"/>
      <w:pPr>
        <w:ind w:left="28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32912"/>
    <w:multiLevelType w:val="hybridMultilevel"/>
    <w:tmpl w:val="5F4C3D26"/>
    <w:lvl w:ilvl="0" w:tplc="CE9CD962">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EA03525"/>
    <w:multiLevelType w:val="hybridMultilevel"/>
    <w:tmpl w:val="079079DA"/>
    <w:lvl w:ilvl="0" w:tplc="CE9CD962">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2A463B"/>
    <w:multiLevelType w:val="hybridMultilevel"/>
    <w:tmpl w:val="1A50D0F8"/>
    <w:lvl w:ilvl="0" w:tplc="CE9CD962">
      <w:start w:val="1"/>
      <w:numFmt w:val="bullet"/>
      <w:lvlText w:val="o"/>
      <w:lvlJc w:val="left"/>
      <w:pPr>
        <w:ind w:left="4351" w:hanging="360"/>
      </w:pPr>
      <w:rPr>
        <w:rFonts w:ascii="Courier New" w:hAnsi="Courier New" w:hint="default"/>
      </w:rPr>
    </w:lvl>
    <w:lvl w:ilvl="1" w:tplc="04090003" w:tentative="1">
      <w:start w:val="1"/>
      <w:numFmt w:val="bullet"/>
      <w:lvlText w:val="o"/>
      <w:lvlJc w:val="left"/>
      <w:pPr>
        <w:ind w:left="5071" w:hanging="360"/>
      </w:pPr>
      <w:rPr>
        <w:rFonts w:ascii="Courier New" w:hAnsi="Courier New" w:cs="Courier New" w:hint="default"/>
      </w:rPr>
    </w:lvl>
    <w:lvl w:ilvl="2" w:tplc="04090005" w:tentative="1">
      <w:start w:val="1"/>
      <w:numFmt w:val="bullet"/>
      <w:lvlText w:val=""/>
      <w:lvlJc w:val="left"/>
      <w:pPr>
        <w:ind w:left="5791" w:hanging="360"/>
      </w:pPr>
      <w:rPr>
        <w:rFonts w:ascii="Wingdings" w:hAnsi="Wingdings" w:hint="default"/>
      </w:rPr>
    </w:lvl>
    <w:lvl w:ilvl="3" w:tplc="04090001" w:tentative="1">
      <w:start w:val="1"/>
      <w:numFmt w:val="bullet"/>
      <w:lvlText w:val=""/>
      <w:lvlJc w:val="left"/>
      <w:pPr>
        <w:ind w:left="6511" w:hanging="360"/>
      </w:pPr>
      <w:rPr>
        <w:rFonts w:ascii="Symbol" w:hAnsi="Symbol" w:hint="default"/>
      </w:rPr>
    </w:lvl>
    <w:lvl w:ilvl="4" w:tplc="04090003" w:tentative="1">
      <w:start w:val="1"/>
      <w:numFmt w:val="bullet"/>
      <w:lvlText w:val="o"/>
      <w:lvlJc w:val="left"/>
      <w:pPr>
        <w:ind w:left="7231" w:hanging="360"/>
      </w:pPr>
      <w:rPr>
        <w:rFonts w:ascii="Courier New" w:hAnsi="Courier New" w:cs="Courier New" w:hint="default"/>
      </w:rPr>
    </w:lvl>
    <w:lvl w:ilvl="5" w:tplc="04090005" w:tentative="1">
      <w:start w:val="1"/>
      <w:numFmt w:val="bullet"/>
      <w:lvlText w:val=""/>
      <w:lvlJc w:val="left"/>
      <w:pPr>
        <w:ind w:left="7951" w:hanging="360"/>
      </w:pPr>
      <w:rPr>
        <w:rFonts w:ascii="Wingdings" w:hAnsi="Wingdings" w:hint="default"/>
      </w:rPr>
    </w:lvl>
    <w:lvl w:ilvl="6" w:tplc="04090001" w:tentative="1">
      <w:start w:val="1"/>
      <w:numFmt w:val="bullet"/>
      <w:lvlText w:val=""/>
      <w:lvlJc w:val="left"/>
      <w:pPr>
        <w:ind w:left="8671" w:hanging="360"/>
      </w:pPr>
      <w:rPr>
        <w:rFonts w:ascii="Symbol" w:hAnsi="Symbol" w:hint="default"/>
      </w:rPr>
    </w:lvl>
    <w:lvl w:ilvl="7" w:tplc="04090003" w:tentative="1">
      <w:start w:val="1"/>
      <w:numFmt w:val="bullet"/>
      <w:lvlText w:val="o"/>
      <w:lvlJc w:val="left"/>
      <w:pPr>
        <w:ind w:left="9391" w:hanging="360"/>
      </w:pPr>
      <w:rPr>
        <w:rFonts w:ascii="Courier New" w:hAnsi="Courier New" w:cs="Courier New" w:hint="default"/>
      </w:rPr>
    </w:lvl>
    <w:lvl w:ilvl="8" w:tplc="04090005" w:tentative="1">
      <w:start w:val="1"/>
      <w:numFmt w:val="bullet"/>
      <w:lvlText w:val=""/>
      <w:lvlJc w:val="left"/>
      <w:pPr>
        <w:ind w:left="10111" w:hanging="360"/>
      </w:pPr>
      <w:rPr>
        <w:rFonts w:ascii="Wingdings" w:hAnsi="Wingdings" w:hint="default"/>
      </w:rPr>
    </w:lvl>
  </w:abstractNum>
  <w:abstractNum w:abstractNumId="5">
    <w:nsid w:val="12BC7598"/>
    <w:multiLevelType w:val="hybridMultilevel"/>
    <w:tmpl w:val="0550177A"/>
    <w:lvl w:ilvl="0" w:tplc="CE9CD962">
      <w:start w:val="1"/>
      <w:numFmt w:val="bullet"/>
      <w:lvlText w:val="o"/>
      <w:lvlJc w:val="left"/>
      <w:pPr>
        <w:ind w:left="4320" w:hanging="360"/>
      </w:pPr>
      <w:rPr>
        <w:rFonts w:ascii="Courier New" w:hAnsi="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6">
    <w:nsid w:val="20F62D5B"/>
    <w:multiLevelType w:val="hybridMultilevel"/>
    <w:tmpl w:val="01B02A2A"/>
    <w:lvl w:ilvl="0" w:tplc="540494B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14175E4"/>
    <w:multiLevelType w:val="hybridMultilevel"/>
    <w:tmpl w:val="05DAC1A0"/>
    <w:lvl w:ilvl="0" w:tplc="CE9CD962">
      <w:start w:val="1"/>
      <w:numFmt w:val="bullet"/>
      <w:lvlText w:val="o"/>
      <w:lvlJc w:val="left"/>
      <w:pPr>
        <w:ind w:left="3600" w:hanging="360"/>
      </w:pPr>
      <w:rPr>
        <w:rFonts w:ascii="Courier New" w:hAnsi="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223323DD"/>
    <w:multiLevelType w:val="hybridMultilevel"/>
    <w:tmpl w:val="117865F0"/>
    <w:lvl w:ilvl="0" w:tplc="CE9CD962">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7FE70EE"/>
    <w:multiLevelType w:val="hybridMultilevel"/>
    <w:tmpl w:val="403CB290"/>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0">
    <w:nsid w:val="2D7B7268"/>
    <w:multiLevelType w:val="hybridMultilevel"/>
    <w:tmpl w:val="B638373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2EDF54BC"/>
    <w:multiLevelType w:val="hybridMultilevel"/>
    <w:tmpl w:val="6CE895A6"/>
    <w:lvl w:ilvl="0" w:tplc="8FC8618C">
      <w:start w:val="1"/>
      <w:numFmt w:val="decimal"/>
      <w:lvlText w:val="%1."/>
      <w:lvlJc w:val="left"/>
      <w:pPr>
        <w:ind w:left="28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6F5196"/>
    <w:multiLevelType w:val="hybridMultilevel"/>
    <w:tmpl w:val="B49AEFAA"/>
    <w:lvl w:ilvl="0" w:tplc="867808AC">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966569"/>
    <w:multiLevelType w:val="hybridMultilevel"/>
    <w:tmpl w:val="8BB667C6"/>
    <w:lvl w:ilvl="0" w:tplc="CE9CD962">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392158FF"/>
    <w:multiLevelType w:val="hybridMultilevel"/>
    <w:tmpl w:val="D048CF06"/>
    <w:lvl w:ilvl="0" w:tplc="CE9CD962">
      <w:start w:val="1"/>
      <w:numFmt w:val="bullet"/>
      <w:lvlText w:val="o"/>
      <w:lvlJc w:val="left"/>
      <w:pPr>
        <w:ind w:left="4320" w:hanging="360"/>
      </w:pPr>
      <w:rPr>
        <w:rFonts w:ascii="Courier New" w:hAnsi="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5">
    <w:nsid w:val="3B7250D0"/>
    <w:multiLevelType w:val="hybridMultilevel"/>
    <w:tmpl w:val="069629AE"/>
    <w:lvl w:ilvl="0" w:tplc="CE9CD962">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400E1822"/>
    <w:multiLevelType w:val="hybridMultilevel"/>
    <w:tmpl w:val="0066BF3C"/>
    <w:lvl w:ilvl="0" w:tplc="78ACF0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AC246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E7C3466"/>
    <w:multiLevelType w:val="hybridMultilevel"/>
    <w:tmpl w:val="D4265DFC"/>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9">
    <w:nsid w:val="4FF47D12"/>
    <w:multiLevelType w:val="hybridMultilevel"/>
    <w:tmpl w:val="F9BEA190"/>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0">
    <w:nsid w:val="5270674D"/>
    <w:multiLevelType w:val="hybridMultilevel"/>
    <w:tmpl w:val="6CE895A6"/>
    <w:lvl w:ilvl="0" w:tplc="8FC8618C">
      <w:start w:val="1"/>
      <w:numFmt w:val="decimal"/>
      <w:lvlText w:val="%1."/>
      <w:lvlJc w:val="left"/>
      <w:pPr>
        <w:ind w:left="288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856AE7"/>
    <w:multiLevelType w:val="hybridMultilevel"/>
    <w:tmpl w:val="F7DAFE24"/>
    <w:lvl w:ilvl="0" w:tplc="CE9CD962">
      <w:start w:val="1"/>
      <w:numFmt w:val="bullet"/>
      <w:lvlText w:val="o"/>
      <w:lvlJc w:val="left"/>
      <w:pPr>
        <w:ind w:left="4320" w:hanging="360"/>
      </w:pPr>
      <w:rPr>
        <w:rFonts w:ascii="Courier New" w:hAnsi="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2">
    <w:nsid w:val="54A86861"/>
    <w:multiLevelType w:val="hybridMultilevel"/>
    <w:tmpl w:val="20B4D97C"/>
    <w:lvl w:ilvl="0" w:tplc="CE9CD962">
      <w:start w:val="1"/>
      <w:numFmt w:val="bullet"/>
      <w:lvlText w:val="o"/>
      <w:lvlJc w:val="left"/>
      <w:pPr>
        <w:ind w:left="2910" w:hanging="360"/>
      </w:pPr>
      <w:rPr>
        <w:rFonts w:ascii="Courier New" w:hAnsi="Courier New" w:hint="default"/>
      </w:rPr>
    </w:lvl>
    <w:lvl w:ilvl="1" w:tplc="04090003" w:tentative="1">
      <w:start w:val="1"/>
      <w:numFmt w:val="bullet"/>
      <w:lvlText w:val="o"/>
      <w:lvlJc w:val="left"/>
      <w:pPr>
        <w:ind w:left="3630" w:hanging="360"/>
      </w:pPr>
      <w:rPr>
        <w:rFonts w:ascii="Courier New" w:hAnsi="Courier New" w:cs="Courier New" w:hint="default"/>
      </w:rPr>
    </w:lvl>
    <w:lvl w:ilvl="2" w:tplc="04090005" w:tentative="1">
      <w:start w:val="1"/>
      <w:numFmt w:val="bullet"/>
      <w:lvlText w:val=""/>
      <w:lvlJc w:val="left"/>
      <w:pPr>
        <w:ind w:left="4350" w:hanging="360"/>
      </w:pPr>
      <w:rPr>
        <w:rFonts w:ascii="Wingdings" w:hAnsi="Wingdings" w:hint="default"/>
      </w:rPr>
    </w:lvl>
    <w:lvl w:ilvl="3" w:tplc="04090001" w:tentative="1">
      <w:start w:val="1"/>
      <w:numFmt w:val="bullet"/>
      <w:lvlText w:val=""/>
      <w:lvlJc w:val="left"/>
      <w:pPr>
        <w:ind w:left="5070" w:hanging="360"/>
      </w:pPr>
      <w:rPr>
        <w:rFonts w:ascii="Symbol" w:hAnsi="Symbol" w:hint="default"/>
      </w:rPr>
    </w:lvl>
    <w:lvl w:ilvl="4" w:tplc="04090003" w:tentative="1">
      <w:start w:val="1"/>
      <w:numFmt w:val="bullet"/>
      <w:lvlText w:val="o"/>
      <w:lvlJc w:val="left"/>
      <w:pPr>
        <w:ind w:left="5790" w:hanging="360"/>
      </w:pPr>
      <w:rPr>
        <w:rFonts w:ascii="Courier New" w:hAnsi="Courier New" w:cs="Courier New" w:hint="default"/>
      </w:rPr>
    </w:lvl>
    <w:lvl w:ilvl="5" w:tplc="04090005" w:tentative="1">
      <w:start w:val="1"/>
      <w:numFmt w:val="bullet"/>
      <w:lvlText w:val=""/>
      <w:lvlJc w:val="left"/>
      <w:pPr>
        <w:ind w:left="6510" w:hanging="360"/>
      </w:pPr>
      <w:rPr>
        <w:rFonts w:ascii="Wingdings" w:hAnsi="Wingdings" w:hint="default"/>
      </w:rPr>
    </w:lvl>
    <w:lvl w:ilvl="6" w:tplc="04090001" w:tentative="1">
      <w:start w:val="1"/>
      <w:numFmt w:val="bullet"/>
      <w:lvlText w:val=""/>
      <w:lvlJc w:val="left"/>
      <w:pPr>
        <w:ind w:left="7230" w:hanging="360"/>
      </w:pPr>
      <w:rPr>
        <w:rFonts w:ascii="Symbol" w:hAnsi="Symbol" w:hint="default"/>
      </w:rPr>
    </w:lvl>
    <w:lvl w:ilvl="7" w:tplc="04090003" w:tentative="1">
      <w:start w:val="1"/>
      <w:numFmt w:val="bullet"/>
      <w:lvlText w:val="o"/>
      <w:lvlJc w:val="left"/>
      <w:pPr>
        <w:ind w:left="7950" w:hanging="360"/>
      </w:pPr>
      <w:rPr>
        <w:rFonts w:ascii="Courier New" w:hAnsi="Courier New" w:cs="Courier New" w:hint="default"/>
      </w:rPr>
    </w:lvl>
    <w:lvl w:ilvl="8" w:tplc="04090005" w:tentative="1">
      <w:start w:val="1"/>
      <w:numFmt w:val="bullet"/>
      <w:lvlText w:val=""/>
      <w:lvlJc w:val="left"/>
      <w:pPr>
        <w:ind w:left="8670" w:hanging="360"/>
      </w:pPr>
      <w:rPr>
        <w:rFonts w:ascii="Wingdings" w:hAnsi="Wingdings" w:hint="default"/>
      </w:rPr>
    </w:lvl>
  </w:abstractNum>
  <w:abstractNum w:abstractNumId="23">
    <w:nsid w:val="573148EC"/>
    <w:multiLevelType w:val="hybridMultilevel"/>
    <w:tmpl w:val="AB3A5B50"/>
    <w:lvl w:ilvl="0" w:tplc="5842748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4D20F8"/>
    <w:multiLevelType w:val="hybridMultilevel"/>
    <w:tmpl w:val="FB7A09D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5">
    <w:nsid w:val="66CD0381"/>
    <w:multiLevelType w:val="hybridMultilevel"/>
    <w:tmpl w:val="3EA6DC2C"/>
    <w:lvl w:ilvl="0" w:tplc="0409000F">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87B036A"/>
    <w:multiLevelType w:val="hybridMultilevel"/>
    <w:tmpl w:val="2CE0DF72"/>
    <w:lvl w:ilvl="0" w:tplc="6A2202C0">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8F8469B"/>
    <w:multiLevelType w:val="hybridMultilevel"/>
    <w:tmpl w:val="C720CB22"/>
    <w:lvl w:ilvl="0" w:tplc="CE9CD962">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69425F46"/>
    <w:multiLevelType w:val="hybridMultilevel"/>
    <w:tmpl w:val="920A3430"/>
    <w:lvl w:ilvl="0" w:tplc="C50013F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4F4362"/>
    <w:multiLevelType w:val="hybridMultilevel"/>
    <w:tmpl w:val="139CCB86"/>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0">
    <w:nsid w:val="6CAD72D7"/>
    <w:multiLevelType w:val="hybridMultilevel"/>
    <w:tmpl w:val="C0A40F9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E3C55D6"/>
    <w:multiLevelType w:val="hybridMultilevel"/>
    <w:tmpl w:val="7C007FF0"/>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2">
    <w:nsid w:val="71AB7FCA"/>
    <w:multiLevelType w:val="hybridMultilevel"/>
    <w:tmpl w:val="3E9E9BC2"/>
    <w:lvl w:ilvl="0" w:tplc="53D8F380">
      <w:start w:val="1"/>
      <w:numFmt w:val="decimal"/>
      <w:lvlText w:val="%1."/>
      <w:lvlJc w:val="left"/>
      <w:pPr>
        <w:ind w:left="2880" w:hanging="360"/>
      </w:pPr>
      <w:rPr>
        <w:rFonts w:hint="default"/>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3">
    <w:nsid w:val="72C53F5B"/>
    <w:multiLevelType w:val="hybridMultilevel"/>
    <w:tmpl w:val="9A8469FA"/>
    <w:lvl w:ilvl="0" w:tplc="1BD0555A">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830DA5"/>
    <w:multiLevelType w:val="hybridMultilevel"/>
    <w:tmpl w:val="53ECE410"/>
    <w:lvl w:ilvl="0" w:tplc="CE9CD962">
      <w:start w:val="1"/>
      <w:numFmt w:val="bullet"/>
      <w:lvlText w:val="o"/>
      <w:lvlJc w:val="left"/>
      <w:pPr>
        <w:ind w:left="4320" w:hanging="360"/>
      </w:pPr>
      <w:rPr>
        <w:rFonts w:ascii="Courier New" w:hAnsi="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5">
    <w:nsid w:val="761E1E19"/>
    <w:multiLevelType w:val="multilevel"/>
    <w:tmpl w:val="7E3E8AA0"/>
    <w:lvl w:ilvl="0">
      <w:start w:val="1"/>
      <w:numFmt w:val="upperRoman"/>
      <w:pStyle w:val="Heading1"/>
      <w:lvlText w:val="%1."/>
      <w:lvlJc w:val="left"/>
      <w:pPr>
        <w:ind w:left="0" w:firstLine="0"/>
      </w:pPr>
      <w:rPr>
        <w:rFonts w:hint="default"/>
      </w:rPr>
    </w:lvl>
    <w:lvl w:ilvl="1">
      <w:start w:val="1"/>
      <w:numFmt w:val="lowerRoman"/>
      <w:pStyle w:val="Heading2"/>
      <w:lvlText w:val="%2."/>
      <w:lvlJc w:val="righ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6">
    <w:nsid w:val="7B542BDB"/>
    <w:multiLevelType w:val="hybridMultilevel"/>
    <w:tmpl w:val="955425E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7BFB2F6A"/>
    <w:multiLevelType w:val="hybridMultilevel"/>
    <w:tmpl w:val="439885E2"/>
    <w:lvl w:ilvl="0" w:tplc="CE9CD962">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8">
    <w:nsid w:val="7C035BBC"/>
    <w:multiLevelType w:val="hybridMultilevel"/>
    <w:tmpl w:val="0778E9D0"/>
    <w:lvl w:ilvl="0" w:tplc="3CE6C12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7CC72588"/>
    <w:multiLevelType w:val="hybridMultilevel"/>
    <w:tmpl w:val="E1D08930"/>
    <w:lvl w:ilvl="0" w:tplc="5EF090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12"/>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35"/>
  </w:num>
  <w:num w:numId="18">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31"/>
  </w:num>
  <w:num w:numId="22">
    <w:abstractNumId w:val="24"/>
  </w:num>
  <w:num w:numId="23">
    <w:abstractNumId w:val="18"/>
  </w:num>
  <w:num w:numId="24">
    <w:abstractNumId w:val="29"/>
  </w:num>
  <w:num w:numId="25">
    <w:abstractNumId w:val="9"/>
  </w:num>
  <w:num w:numId="26">
    <w:abstractNumId w:val="14"/>
  </w:num>
  <w:num w:numId="27">
    <w:abstractNumId w:val="4"/>
  </w:num>
  <w:num w:numId="28">
    <w:abstractNumId w:val="21"/>
  </w:num>
  <w:num w:numId="29">
    <w:abstractNumId w:val="5"/>
  </w:num>
  <w:num w:numId="30">
    <w:abstractNumId w:val="34"/>
  </w:num>
  <w:num w:numId="31">
    <w:abstractNumId w:val="3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27"/>
  </w:num>
  <w:num w:numId="34">
    <w:abstractNumId w:val="15"/>
  </w:num>
  <w:num w:numId="35">
    <w:abstractNumId w:val="13"/>
  </w:num>
  <w:num w:numId="36">
    <w:abstractNumId w:val="37"/>
  </w:num>
  <w:num w:numId="37">
    <w:abstractNumId w:val="19"/>
  </w:num>
  <w:num w:numId="38">
    <w:abstractNumId w:val="36"/>
  </w:num>
  <w:num w:numId="39">
    <w:abstractNumId w:val="22"/>
  </w:num>
  <w:num w:numId="40">
    <w:abstractNumId w:val="3"/>
  </w:num>
  <w:num w:numId="41">
    <w:abstractNumId w:val="8"/>
  </w:num>
  <w:num w:numId="42">
    <w:abstractNumId w:val="7"/>
  </w:num>
  <w:num w:numId="43">
    <w:abstractNumId w:val="32"/>
  </w:num>
  <w:num w:numId="44">
    <w:abstractNumId w:val="6"/>
  </w:num>
  <w:num w:numId="45">
    <w:abstractNumId w:val="25"/>
  </w:num>
  <w:num w:numId="46">
    <w:abstractNumId w:val="20"/>
  </w:num>
  <w:num w:numId="47">
    <w:abstractNumId w:val="1"/>
  </w:num>
  <w:num w:numId="48">
    <w:abstractNumId w:val="11"/>
  </w:num>
  <w:num w:numId="49">
    <w:abstractNumId w:val="38"/>
  </w:num>
  <w:num w:numId="50">
    <w:abstractNumId w:val="10"/>
  </w:num>
  <w:num w:numId="51">
    <w:abstractNumId w:val="39"/>
  </w:num>
  <w:num w:numId="52">
    <w:abstractNumId w:val="16"/>
  </w:num>
  <w:num w:numId="53">
    <w:abstractNumId w:val="26"/>
  </w:num>
  <w:num w:numId="54">
    <w:abstractNumId w:val="33"/>
  </w:num>
  <w:num w:numId="55">
    <w:abstractNumId w:val="28"/>
  </w:num>
  <w:num w:numId="56">
    <w:abstractNumId w:val="2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savePreviewPicture/>
  <w:hdrShapeDefaults>
    <o:shapedefaults v:ext="edit" spidmax="57346"/>
  </w:hdrShapeDefaults>
  <w:footnotePr>
    <w:footnote w:id="-1"/>
    <w:footnote w:id="0"/>
  </w:footnotePr>
  <w:endnotePr>
    <w:endnote w:id="-1"/>
    <w:endnote w:id="0"/>
  </w:endnotePr>
  <w:compat/>
  <w:rsids>
    <w:rsidRoot w:val="003A59EE"/>
    <w:rsid w:val="00004CA8"/>
    <w:rsid w:val="00006EF8"/>
    <w:rsid w:val="00012DB2"/>
    <w:rsid w:val="000204DE"/>
    <w:rsid w:val="0002182E"/>
    <w:rsid w:val="0002373F"/>
    <w:rsid w:val="00025E0D"/>
    <w:rsid w:val="00032312"/>
    <w:rsid w:val="0004515C"/>
    <w:rsid w:val="0005281E"/>
    <w:rsid w:val="00052FA7"/>
    <w:rsid w:val="000626EE"/>
    <w:rsid w:val="000634E7"/>
    <w:rsid w:val="00073BC7"/>
    <w:rsid w:val="00073E2C"/>
    <w:rsid w:val="0008305C"/>
    <w:rsid w:val="00084AC0"/>
    <w:rsid w:val="00084B79"/>
    <w:rsid w:val="00087809"/>
    <w:rsid w:val="000925A4"/>
    <w:rsid w:val="000A32E5"/>
    <w:rsid w:val="000A36E0"/>
    <w:rsid w:val="000A48BA"/>
    <w:rsid w:val="000A55C5"/>
    <w:rsid w:val="000A7536"/>
    <w:rsid w:val="000B2052"/>
    <w:rsid w:val="000D280D"/>
    <w:rsid w:val="000D58F9"/>
    <w:rsid w:val="000D7767"/>
    <w:rsid w:val="000F0328"/>
    <w:rsid w:val="000F11B4"/>
    <w:rsid w:val="000F11E6"/>
    <w:rsid w:val="000F567F"/>
    <w:rsid w:val="00100A97"/>
    <w:rsid w:val="001011D8"/>
    <w:rsid w:val="00104635"/>
    <w:rsid w:val="00113780"/>
    <w:rsid w:val="00116F8B"/>
    <w:rsid w:val="00122259"/>
    <w:rsid w:val="00130689"/>
    <w:rsid w:val="001307BA"/>
    <w:rsid w:val="00136FAB"/>
    <w:rsid w:val="001438C7"/>
    <w:rsid w:val="00151D9A"/>
    <w:rsid w:val="00153694"/>
    <w:rsid w:val="00153D5C"/>
    <w:rsid w:val="001558BB"/>
    <w:rsid w:val="001563F0"/>
    <w:rsid w:val="00157B8F"/>
    <w:rsid w:val="001625F2"/>
    <w:rsid w:val="00166DAE"/>
    <w:rsid w:val="00172209"/>
    <w:rsid w:val="00174018"/>
    <w:rsid w:val="00174629"/>
    <w:rsid w:val="00176A8E"/>
    <w:rsid w:val="00186B63"/>
    <w:rsid w:val="001936A7"/>
    <w:rsid w:val="00195756"/>
    <w:rsid w:val="001A03A9"/>
    <w:rsid w:val="001A20C5"/>
    <w:rsid w:val="001A44F6"/>
    <w:rsid w:val="001A46FD"/>
    <w:rsid w:val="001A5C52"/>
    <w:rsid w:val="001B0550"/>
    <w:rsid w:val="001B32CA"/>
    <w:rsid w:val="001B6AB6"/>
    <w:rsid w:val="001B7ABD"/>
    <w:rsid w:val="001C2C2E"/>
    <w:rsid w:val="001C35C6"/>
    <w:rsid w:val="001D1612"/>
    <w:rsid w:val="001D1818"/>
    <w:rsid w:val="001D4837"/>
    <w:rsid w:val="001D6FAD"/>
    <w:rsid w:val="001E26CB"/>
    <w:rsid w:val="001E4575"/>
    <w:rsid w:val="001E4903"/>
    <w:rsid w:val="001E4A94"/>
    <w:rsid w:val="001E67C5"/>
    <w:rsid w:val="001E6FA1"/>
    <w:rsid w:val="001F2918"/>
    <w:rsid w:val="001F5056"/>
    <w:rsid w:val="001F73A7"/>
    <w:rsid w:val="00201484"/>
    <w:rsid w:val="002028DC"/>
    <w:rsid w:val="00214AFE"/>
    <w:rsid w:val="0022375A"/>
    <w:rsid w:val="0022779C"/>
    <w:rsid w:val="00227F5A"/>
    <w:rsid w:val="00230464"/>
    <w:rsid w:val="0023160E"/>
    <w:rsid w:val="002352A4"/>
    <w:rsid w:val="00236272"/>
    <w:rsid w:val="00236ADA"/>
    <w:rsid w:val="00255FA9"/>
    <w:rsid w:val="00257EFD"/>
    <w:rsid w:val="002624B4"/>
    <w:rsid w:val="00273B91"/>
    <w:rsid w:val="00276E4E"/>
    <w:rsid w:val="0028246B"/>
    <w:rsid w:val="0028483B"/>
    <w:rsid w:val="00295E0E"/>
    <w:rsid w:val="00295F83"/>
    <w:rsid w:val="00296145"/>
    <w:rsid w:val="002A06C9"/>
    <w:rsid w:val="002A534F"/>
    <w:rsid w:val="002A788D"/>
    <w:rsid w:val="002B1125"/>
    <w:rsid w:val="002B19DC"/>
    <w:rsid w:val="002B7D5C"/>
    <w:rsid w:val="002C19B9"/>
    <w:rsid w:val="002C54A0"/>
    <w:rsid w:val="002C6053"/>
    <w:rsid w:val="002D0769"/>
    <w:rsid w:val="002D6BF9"/>
    <w:rsid w:val="002E1D43"/>
    <w:rsid w:val="002E34EF"/>
    <w:rsid w:val="002E476C"/>
    <w:rsid w:val="002E779F"/>
    <w:rsid w:val="002F3C0A"/>
    <w:rsid w:val="002F445A"/>
    <w:rsid w:val="00300BC6"/>
    <w:rsid w:val="00301DBA"/>
    <w:rsid w:val="00302906"/>
    <w:rsid w:val="00307785"/>
    <w:rsid w:val="0031143C"/>
    <w:rsid w:val="00321D59"/>
    <w:rsid w:val="003344EB"/>
    <w:rsid w:val="0033568C"/>
    <w:rsid w:val="003402A3"/>
    <w:rsid w:val="00341353"/>
    <w:rsid w:val="003415C3"/>
    <w:rsid w:val="0034333A"/>
    <w:rsid w:val="00343F37"/>
    <w:rsid w:val="00344F63"/>
    <w:rsid w:val="00350491"/>
    <w:rsid w:val="00354947"/>
    <w:rsid w:val="00355778"/>
    <w:rsid w:val="003640B5"/>
    <w:rsid w:val="003644B8"/>
    <w:rsid w:val="00367F7C"/>
    <w:rsid w:val="003764FE"/>
    <w:rsid w:val="003831EA"/>
    <w:rsid w:val="00385566"/>
    <w:rsid w:val="0038645C"/>
    <w:rsid w:val="003A0407"/>
    <w:rsid w:val="003A0D8C"/>
    <w:rsid w:val="003A40B1"/>
    <w:rsid w:val="003A463D"/>
    <w:rsid w:val="003A59EE"/>
    <w:rsid w:val="003A5F66"/>
    <w:rsid w:val="003B1B9E"/>
    <w:rsid w:val="003B1C2B"/>
    <w:rsid w:val="003B35FC"/>
    <w:rsid w:val="003B4AC0"/>
    <w:rsid w:val="003B55A6"/>
    <w:rsid w:val="003C50ED"/>
    <w:rsid w:val="003C76D0"/>
    <w:rsid w:val="003C775F"/>
    <w:rsid w:val="003D53DF"/>
    <w:rsid w:val="003D5DED"/>
    <w:rsid w:val="003D5F38"/>
    <w:rsid w:val="003D64F3"/>
    <w:rsid w:val="003D72F8"/>
    <w:rsid w:val="003F1FB8"/>
    <w:rsid w:val="003F3373"/>
    <w:rsid w:val="003F3854"/>
    <w:rsid w:val="003F3C4C"/>
    <w:rsid w:val="00401984"/>
    <w:rsid w:val="00401AC4"/>
    <w:rsid w:val="00401ED3"/>
    <w:rsid w:val="00404F8D"/>
    <w:rsid w:val="004054F5"/>
    <w:rsid w:val="0041368F"/>
    <w:rsid w:val="0041477D"/>
    <w:rsid w:val="00421187"/>
    <w:rsid w:val="004224BD"/>
    <w:rsid w:val="004227FA"/>
    <w:rsid w:val="004231D3"/>
    <w:rsid w:val="00425A1D"/>
    <w:rsid w:val="00427B2F"/>
    <w:rsid w:val="00427B8B"/>
    <w:rsid w:val="00433955"/>
    <w:rsid w:val="00434C81"/>
    <w:rsid w:val="00444394"/>
    <w:rsid w:val="00447A2A"/>
    <w:rsid w:val="00453C07"/>
    <w:rsid w:val="00453E20"/>
    <w:rsid w:val="0045450D"/>
    <w:rsid w:val="00455858"/>
    <w:rsid w:val="0045596F"/>
    <w:rsid w:val="00456EEA"/>
    <w:rsid w:val="00461772"/>
    <w:rsid w:val="0046244D"/>
    <w:rsid w:val="00462C02"/>
    <w:rsid w:val="00463EE6"/>
    <w:rsid w:val="004661F2"/>
    <w:rsid w:val="0047579E"/>
    <w:rsid w:val="00486933"/>
    <w:rsid w:val="00490C3D"/>
    <w:rsid w:val="00491A61"/>
    <w:rsid w:val="00491E39"/>
    <w:rsid w:val="00493A7B"/>
    <w:rsid w:val="004A07A9"/>
    <w:rsid w:val="004A273E"/>
    <w:rsid w:val="004B1567"/>
    <w:rsid w:val="004B2599"/>
    <w:rsid w:val="004B5B29"/>
    <w:rsid w:val="004B5B96"/>
    <w:rsid w:val="004B72FD"/>
    <w:rsid w:val="004B7EFA"/>
    <w:rsid w:val="004C36C3"/>
    <w:rsid w:val="004C44DB"/>
    <w:rsid w:val="004C4723"/>
    <w:rsid w:val="004C6355"/>
    <w:rsid w:val="004D4575"/>
    <w:rsid w:val="004D722F"/>
    <w:rsid w:val="004E0C2A"/>
    <w:rsid w:val="004E216B"/>
    <w:rsid w:val="004E298B"/>
    <w:rsid w:val="004E2B22"/>
    <w:rsid w:val="004E2C4E"/>
    <w:rsid w:val="00500695"/>
    <w:rsid w:val="005022D1"/>
    <w:rsid w:val="005101BD"/>
    <w:rsid w:val="00517E2A"/>
    <w:rsid w:val="005206DB"/>
    <w:rsid w:val="00520C27"/>
    <w:rsid w:val="00526251"/>
    <w:rsid w:val="00551664"/>
    <w:rsid w:val="00551C26"/>
    <w:rsid w:val="005535B8"/>
    <w:rsid w:val="005544BC"/>
    <w:rsid w:val="0056162D"/>
    <w:rsid w:val="00562237"/>
    <w:rsid w:val="00565735"/>
    <w:rsid w:val="005725B3"/>
    <w:rsid w:val="00572E49"/>
    <w:rsid w:val="0057525B"/>
    <w:rsid w:val="0059044D"/>
    <w:rsid w:val="005927C6"/>
    <w:rsid w:val="00594AF3"/>
    <w:rsid w:val="005A36C4"/>
    <w:rsid w:val="005A3F4B"/>
    <w:rsid w:val="005A5BFD"/>
    <w:rsid w:val="005B0034"/>
    <w:rsid w:val="005C3E0A"/>
    <w:rsid w:val="005D339F"/>
    <w:rsid w:val="005D7EF5"/>
    <w:rsid w:val="005E10D2"/>
    <w:rsid w:val="005E4718"/>
    <w:rsid w:val="005E78E7"/>
    <w:rsid w:val="005F0B98"/>
    <w:rsid w:val="005F4D29"/>
    <w:rsid w:val="00605B6D"/>
    <w:rsid w:val="00605BC8"/>
    <w:rsid w:val="00607762"/>
    <w:rsid w:val="00612419"/>
    <w:rsid w:val="00616E24"/>
    <w:rsid w:val="00622241"/>
    <w:rsid w:val="00623E68"/>
    <w:rsid w:val="006245A4"/>
    <w:rsid w:val="0062493A"/>
    <w:rsid w:val="00625ACE"/>
    <w:rsid w:val="0063510E"/>
    <w:rsid w:val="00636098"/>
    <w:rsid w:val="00644B8F"/>
    <w:rsid w:val="0064564B"/>
    <w:rsid w:val="006509C8"/>
    <w:rsid w:val="006529A0"/>
    <w:rsid w:val="00657D6E"/>
    <w:rsid w:val="00661CC3"/>
    <w:rsid w:val="00664EBC"/>
    <w:rsid w:val="006709DE"/>
    <w:rsid w:val="006710C5"/>
    <w:rsid w:val="0067184E"/>
    <w:rsid w:val="006809AD"/>
    <w:rsid w:val="006837A4"/>
    <w:rsid w:val="006856B5"/>
    <w:rsid w:val="00687AA4"/>
    <w:rsid w:val="00691942"/>
    <w:rsid w:val="00697188"/>
    <w:rsid w:val="006A0202"/>
    <w:rsid w:val="006A368F"/>
    <w:rsid w:val="006B0DC6"/>
    <w:rsid w:val="006C020D"/>
    <w:rsid w:val="006C215F"/>
    <w:rsid w:val="006C3915"/>
    <w:rsid w:val="006C5CC8"/>
    <w:rsid w:val="006D10A0"/>
    <w:rsid w:val="006E3553"/>
    <w:rsid w:val="006F0FB9"/>
    <w:rsid w:val="006F177C"/>
    <w:rsid w:val="006F53EE"/>
    <w:rsid w:val="006F558A"/>
    <w:rsid w:val="006F63B5"/>
    <w:rsid w:val="00700CC3"/>
    <w:rsid w:val="00702A92"/>
    <w:rsid w:val="007063FF"/>
    <w:rsid w:val="00706CA7"/>
    <w:rsid w:val="00715B1C"/>
    <w:rsid w:val="00723BAA"/>
    <w:rsid w:val="007309F7"/>
    <w:rsid w:val="00733668"/>
    <w:rsid w:val="00734217"/>
    <w:rsid w:val="007428D7"/>
    <w:rsid w:val="0075071D"/>
    <w:rsid w:val="00753AF6"/>
    <w:rsid w:val="00763E1A"/>
    <w:rsid w:val="0076407D"/>
    <w:rsid w:val="00764C09"/>
    <w:rsid w:val="00764F29"/>
    <w:rsid w:val="00767C3E"/>
    <w:rsid w:val="007733B0"/>
    <w:rsid w:val="007823AE"/>
    <w:rsid w:val="00783905"/>
    <w:rsid w:val="00790522"/>
    <w:rsid w:val="007960A9"/>
    <w:rsid w:val="007A3118"/>
    <w:rsid w:val="007A6D1D"/>
    <w:rsid w:val="007B3526"/>
    <w:rsid w:val="007B5568"/>
    <w:rsid w:val="007C1741"/>
    <w:rsid w:val="007C1D9C"/>
    <w:rsid w:val="007C763E"/>
    <w:rsid w:val="007C79F8"/>
    <w:rsid w:val="007C7C65"/>
    <w:rsid w:val="007D256B"/>
    <w:rsid w:val="007D4617"/>
    <w:rsid w:val="007D66ED"/>
    <w:rsid w:val="007D6AB4"/>
    <w:rsid w:val="007D6C1D"/>
    <w:rsid w:val="007D6F56"/>
    <w:rsid w:val="007E0F0D"/>
    <w:rsid w:val="007E4DDC"/>
    <w:rsid w:val="007E6E2F"/>
    <w:rsid w:val="007F0AF0"/>
    <w:rsid w:val="007F2C61"/>
    <w:rsid w:val="007F7479"/>
    <w:rsid w:val="008036CA"/>
    <w:rsid w:val="00807B4E"/>
    <w:rsid w:val="00814F18"/>
    <w:rsid w:val="008164AE"/>
    <w:rsid w:val="008172AD"/>
    <w:rsid w:val="0082049E"/>
    <w:rsid w:val="00823DFD"/>
    <w:rsid w:val="00823F25"/>
    <w:rsid w:val="00832F1C"/>
    <w:rsid w:val="00835D60"/>
    <w:rsid w:val="00836913"/>
    <w:rsid w:val="008376CE"/>
    <w:rsid w:val="00852974"/>
    <w:rsid w:val="00853308"/>
    <w:rsid w:val="008632E3"/>
    <w:rsid w:val="00863521"/>
    <w:rsid w:val="00863F60"/>
    <w:rsid w:val="0086539E"/>
    <w:rsid w:val="00867C06"/>
    <w:rsid w:val="0088032D"/>
    <w:rsid w:val="0088374A"/>
    <w:rsid w:val="008858F7"/>
    <w:rsid w:val="00885C3B"/>
    <w:rsid w:val="00887231"/>
    <w:rsid w:val="0089278A"/>
    <w:rsid w:val="00893303"/>
    <w:rsid w:val="008A03D8"/>
    <w:rsid w:val="008A2DAA"/>
    <w:rsid w:val="008A5340"/>
    <w:rsid w:val="008B0AEA"/>
    <w:rsid w:val="008B1FCE"/>
    <w:rsid w:val="008B65A5"/>
    <w:rsid w:val="008B6E11"/>
    <w:rsid w:val="008B7A14"/>
    <w:rsid w:val="008B7AF0"/>
    <w:rsid w:val="008C00FB"/>
    <w:rsid w:val="008C16EF"/>
    <w:rsid w:val="008C3329"/>
    <w:rsid w:val="008C51F3"/>
    <w:rsid w:val="008C6D07"/>
    <w:rsid w:val="008C6E4C"/>
    <w:rsid w:val="008D11EE"/>
    <w:rsid w:val="008D412F"/>
    <w:rsid w:val="008E42A8"/>
    <w:rsid w:val="008E45B4"/>
    <w:rsid w:val="008E7437"/>
    <w:rsid w:val="008F75DB"/>
    <w:rsid w:val="0090294C"/>
    <w:rsid w:val="00906834"/>
    <w:rsid w:val="00911C54"/>
    <w:rsid w:val="00916954"/>
    <w:rsid w:val="00920F84"/>
    <w:rsid w:val="00925C19"/>
    <w:rsid w:val="00927DBB"/>
    <w:rsid w:val="0094239D"/>
    <w:rsid w:val="00945830"/>
    <w:rsid w:val="00945F32"/>
    <w:rsid w:val="009541D6"/>
    <w:rsid w:val="00971563"/>
    <w:rsid w:val="00987304"/>
    <w:rsid w:val="0099217C"/>
    <w:rsid w:val="009A7E8C"/>
    <w:rsid w:val="009B2981"/>
    <w:rsid w:val="009B6C4E"/>
    <w:rsid w:val="009B7CD0"/>
    <w:rsid w:val="009C6B8C"/>
    <w:rsid w:val="009D1D16"/>
    <w:rsid w:val="009D3D91"/>
    <w:rsid w:val="009E05F7"/>
    <w:rsid w:val="009E2665"/>
    <w:rsid w:val="009E38BF"/>
    <w:rsid w:val="009F156F"/>
    <w:rsid w:val="009F16BF"/>
    <w:rsid w:val="009F254B"/>
    <w:rsid w:val="009F447A"/>
    <w:rsid w:val="009F5D51"/>
    <w:rsid w:val="00A0274A"/>
    <w:rsid w:val="00A07CB7"/>
    <w:rsid w:val="00A2331E"/>
    <w:rsid w:val="00A24ED3"/>
    <w:rsid w:val="00A25B59"/>
    <w:rsid w:val="00A301A6"/>
    <w:rsid w:val="00A40FF4"/>
    <w:rsid w:val="00A41398"/>
    <w:rsid w:val="00A4227A"/>
    <w:rsid w:val="00A46F16"/>
    <w:rsid w:val="00A47D35"/>
    <w:rsid w:val="00A55583"/>
    <w:rsid w:val="00A55A02"/>
    <w:rsid w:val="00A55EBB"/>
    <w:rsid w:val="00A57222"/>
    <w:rsid w:val="00A616D0"/>
    <w:rsid w:val="00A637D4"/>
    <w:rsid w:val="00A66BE9"/>
    <w:rsid w:val="00A6786E"/>
    <w:rsid w:val="00A76A3B"/>
    <w:rsid w:val="00A770B7"/>
    <w:rsid w:val="00A81D84"/>
    <w:rsid w:val="00A82B7E"/>
    <w:rsid w:val="00A82EC3"/>
    <w:rsid w:val="00A956C9"/>
    <w:rsid w:val="00A97697"/>
    <w:rsid w:val="00A9775D"/>
    <w:rsid w:val="00AA0344"/>
    <w:rsid w:val="00AA08DC"/>
    <w:rsid w:val="00AA263C"/>
    <w:rsid w:val="00AA399B"/>
    <w:rsid w:val="00AA6473"/>
    <w:rsid w:val="00AB0ACD"/>
    <w:rsid w:val="00AB29AB"/>
    <w:rsid w:val="00AB2E3C"/>
    <w:rsid w:val="00AB3530"/>
    <w:rsid w:val="00AC2AA4"/>
    <w:rsid w:val="00AC40BA"/>
    <w:rsid w:val="00AC69E8"/>
    <w:rsid w:val="00AD1715"/>
    <w:rsid w:val="00AD18C0"/>
    <w:rsid w:val="00AE0ABC"/>
    <w:rsid w:val="00AE5A86"/>
    <w:rsid w:val="00AE7C3D"/>
    <w:rsid w:val="00AF0C73"/>
    <w:rsid w:val="00AF22AB"/>
    <w:rsid w:val="00AF26B3"/>
    <w:rsid w:val="00AF27F7"/>
    <w:rsid w:val="00AF29B3"/>
    <w:rsid w:val="00AF4D1E"/>
    <w:rsid w:val="00AF5C50"/>
    <w:rsid w:val="00B06C4F"/>
    <w:rsid w:val="00B1009E"/>
    <w:rsid w:val="00B10A63"/>
    <w:rsid w:val="00B144AF"/>
    <w:rsid w:val="00B16D09"/>
    <w:rsid w:val="00B17683"/>
    <w:rsid w:val="00B23CB1"/>
    <w:rsid w:val="00B253E4"/>
    <w:rsid w:val="00B2795E"/>
    <w:rsid w:val="00B41484"/>
    <w:rsid w:val="00B41A97"/>
    <w:rsid w:val="00B4408E"/>
    <w:rsid w:val="00B45137"/>
    <w:rsid w:val="00B45474"/>
    <w:rsid w:val="00B52A51"/>
    <w:rsid w:val="00B547C7"/>
    <w:rsid w:val="00B57022"/>
    <w:rsid w:val="00B60004"/>
    <w:rsid w:val="00B6625A"/>
    <w:rsid w:val="00B7178A"/>
    <w:rsid w:val="00B749AC"/>
    <w:rsid w:val="00B7534F"/>
    <w:rsid w:val="00B80429"/>
    <w:rsid w:val="00B83B33"/>
    <w:rsid w:val="00B8504C"/>
    <w:rsid w:val="00B9020E"/>
    <w:rsid w:val="00B958CA"/>
    <w:rsid w:val="00B95955"/>
    <w:rsid w:val="00B972EC"/>
    <w:rsid w:val="00B979BF"/>
    <w:rsid w:val="00BA2E2D"/>
    <w:rsid w:val="00BA40FA"/>
    <w:rsid w:val="00BA45DC"/>
    <w:rsid w:val="00BB0FA1"/>
    <w:rsid w:val="00BB4B2D"/>
    <w:rsid w:val="00BC0398"/>
    <w:rsid w:val="00BC0820"/>
    <w:rsid w:val="00BC0E4E"/>
    <w:rsid w:val="00BC6F95"/>
    <w:rsid w:val="00BC6FFC"/>
    <w:rsid w:val="00BC701D"/>
    <w:rsid w:val="00BD58B3"/>
    <w:rsid w:val="00BE5823"/>
    <w:rsid w:val="00BE671E"/>
    <w:rsid w:val="00BF0FE3"/>
    <w:rsid w:val="00BF3F4E"/>
    <w:rsid w:val="00BF41B1"/>
    <w:rsid w:val="00C011E2"/>
    <w:rsid w:val="00C015C6"/>
    <w:rsid w:val="00C0382B"/>
    <w:rsid w:val="00C040B3"/>
    <w:rsid w:val="00C1018A"/>
    <w:rsid w:val="00C117D3"/>
    <w:rsid w:val="00C140CF"/>
    <w:rsid w:val="00C14626"/>
    <w:rsid w:val="00C20C8F"/>
    <w:rsid w:val="00C22B85"/>
    <w:rsid w:val="00C24859"/>
    <w:rsid w:val="00C24CE6"/>
    <w:rsid w:val="00C32169"/>
    <w:rsid w:val="00C324FF"/>
    <w:rsid w:val="00C3527D"/>
    <w:rsid w:val="00C36B0B"/>
    <w:rsid w:val="00C37A0A"/>
    <w:rsid w:val="00C41512"/>
    <w:rsid w:val="00C42740"/>
    <w:rsid w:val="00C44B9A"/>
    <w:rsid w:val="00C66C34"/>
    <w:rsid w:val="00C75278"/>
    <w:rsid w:val="00C834BB"/>
    <w:rsid w:val="00C8352F"/>
    <w:rsid w:val="00C9118D"/>
    <w:rsid w:val="00C93294"/>
    <w:rsid w:val="00C9645A"/>
    <w:rsid w:val="00CA0986"/>
    <w:rsid w:val="00CA1CFA"/>
    <w:rsid w:val="00CA26B3"/>
    <w:rsid w:val="00CA5BCC"/>
    <w:rsid w:val="00CA6686"/>
    <w:rsid w:val="00CB25E5"/>
    <w:rsid w:val="00CC005D"/>
    <w:rsid w:val="00CC3D22"/>
    <w:rsid w:val="00CC3DD3"/>
    <w:rsid w:val="00CC526D"/>
    <w:rsid w:val="00CD1768"/>
    <w:rsid w:val="00CD3E25"/>
    <w:rsid w:val="00CD61D3"/>
    <w:rsid w:val="00CE081A"/>
    <w:rsid w:val="00CE155E"/>
    <w:rsid w:val="00CE4010"/>
    <w:rsid w:val="00CE5731"/>
    <w:rsid w:val="00CE78C8"/>
    <w:rsid w:val="00CF2670"/>
    <w:rsid w:val="00D01968"/>
    <w:rsid w:val="00D01F99"/>
    <w:rsid w:val="00D02B7A"/>
    <w:rsid w:val="00D14F84"/>
    <w:rsid w:val="00D15805"/>
    <w:rsid w:val="00D163EE"/>
    <w:rsid w:val="00D24C6A"/>
    <w:rsid w:val="00D25AA7"/>
    <w:rsid w:val="00D3476C"/>
    <w:rsid w:val="00D35430"/>
    <w:rsid w:val="00D356F1"/>
    <w:rsid w:val="00D37C38"/>
    <w:rsid w:val="00D40474"/>
    <w:rsid w:val="00D45204"/>
    <w:rsid w:val="00D45679"/>
    <w:rsid w:val="00D46E8B"/>
    <w:rsid w:val="00D5239F"/>
    <w:rsid w:val="00D57BAB"/>
    <w:rsid w:val="00D60CFA"/>
    <w:rsid w:val="00D61E01"/>
    <w:rsid w:val="00D62EB2"/>
    <w:rsid w:val="00D72782"/>
    <w:rsid w:val="00D73811"/>
    <w:rsid w:val="00D74CBD"/>
    <w:rsid w:val="00D81B40"/>
    <w:rsid w:val="00D917E3"/>
    <w:rsid w:val="00D9430A"/>
    <w:rsid w:val="00D9778F"/>
    <w:rsid w:val="00D97FB8"/>
    <w:rsid w:val="00DA2124"/>
    <w:rsid w:val="00DA2635"/>
    <w:rsid w:val="00DA2767"/>
    <w:rsid w:val="00DA4D38"/>
    <w:rsid w:val="00DA4F54"/>
    <w:rsid w:val="00DB0D04"/>
    <w:rsid w:val="00DB3908"/>
    <w:rsid w:val="00DB74BD"/>
    <w:rsid w:val="00DC0A56"/>
    <w:rsid w:val="00DC21D5"/>
    <w:rsid w:val="00DC45E6"/>
    <w:rsid w:val="00DD6842"/>
    <w:rsid w:val="00DE1BC3"/>
    <w:rsid w:val="00DE352F"/>
    <w:rsid w:val="00DF24E7"/>
    <w:rsid w:val="00DF4086"/>
    <w:rsid w:val="00DF674D"/>
    <w:rsid w:val="00DF6796"/>
    <w:rsid w:val="00E01298"/>
    <w:rsid w:val="00E01568"/>
    <w:rsid w:val="00E02F9E"/>
    <w:rsid w:val="00E0581E"/>
    <w:rsid w:val="00E06C58"/>
    <w:rsid w:val="00E1332F"/>
    <w:rsid w:val="00E1357A"/>
    <w:rsid w:val="00E152B7"/>
    <w:rsid w:val="00E268A8"/>
    <w:rsid w:val="00E3294C"/>
    <w:rsid w:val="00E32C82"/>
    <w:rsid w:val="00E32E03"/>
    <w:rsid w:val="00E32EA9"/>
    <w:rsid w:val="00E35731"/>
    <w:rsid w:val="00E47B87"/>
    <w:rsid w:val="00E52FA8"/>
    <w:rsid w:val="00E562F9"/>
    <w:rsid w:val="00E57C7E"/>
    <w:rsid w:val="00E64768"/>
    <w:rsid w:val="00E7102E"/>
    <w:rsid w:val="00E71E7E"/>
    <w:rsid w:val="00E778BC"/>
    <w:rsid w:val="00E806EB"/>
    <w:rsid w:val="00E80C42"/>
    <w:rsid w:val="00E87BD5"/>
    <w:rsid w:val="00E9674E"/>
    <w:rsid w:val="00E9695D"/>
    <w:rsid w:val="00EA1C57"/>
    <w:rsid w:val="00EB2DB0"/>
    <w:rsid w:val="00ED44CD"/>
    <w:rsid w:val="00ED4DC0"/>
    <w:rsid w:val="00ED7678"/>
    <w:rsid w:val="00ED7F2B"/>
    <w:rsid w:val="00EE0393"/>
    <w:rsid w:val="00EE0412"/>
    <w:rsid w:val="00EE0E02"/>
    <w:rsid w:val="00EF1FAD"/>
    <w:rsid w:val="00EF5E85"/>
    <w:rsid w:val="00F0457D"/>
    <w:rsid w:val="00F04AC1"/>
    <w:rsid w:val="00F132AB"/>
    <w:rsid w:val="00F20781"/>
    <w:rsid w:val="00F2421B"/>
    <w:rsid w:val="00F27019"/>
    <w:rsid w:val="00F32D5E"/>
    <w:rsid w:val="00F4003E"/>
    <w:rsid w:val="00F52FE4"/>
    <w:rsid w:val="00F56C0A"/>
    <w:rsid w:val="00F74AD7"/>
    <w:rsid w:val="00F75E91"/>
    <w:rsid w:val="00F76A9E"/>
    <w:rsid w:val="00F82428"/>
    <w:rsid w:val="00F82495"/>
    <w:rsid w:val="00F92CB5"/>
    <w:rsid w:val="00F94380"/>
    <w:rsid w:val="00F95A30"/>
    <w:rsid w:val="00FA1507"/>
    <w:rsid w:val="00FA1E7F"/>
    <w:rsid w:val="00FA6CD3"/>
    <w:rsid w:val="00FB24B6"/>
    <w:rsid w:val="00FC6DAE"/>
    <w:rsid w:val="00FD3BF0"/>
    <w:rsid w:val="00FD79F5"/>
    <w:rsid w:val="00FE0BDD"/>
    <w:rsid w:val="00FE105F"/>
    <w:rsid w:val="00FE2227"/>
    <w:rsid w:val="00FE6589"/>
    <w:rsid w:val="00FF1FDB"/>
    <w:rsid w:val="00FF3988"/>
    <w:rsid w:val="00FF6BAA"/>
    <w:rsid w:val="00FF74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rules v:ext="edit">
        <o:r id="V:Rule4" type="connector" idref="#_x0000_s1028"/>
        <o:r id="V:Rule5" type="connector" idref="#_x0000_s1034"/>
        <o:r id="V:Rule6"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E11"/>
  </w:style>
  <w:style w:type="paragraph" w:styleId="Heading1">
    <w:name w:val="heading 1"/>
    <w:basedOn w:val="Normal"/>
    <w:next w:val="Normal"/>
    <w:link w:val="Heading1Char"/>
    <w:uiPriority w:val="9"/>
    <w:qFormat/>
    <w:rsid w:val="003A59EE"/>
    <w:pPr>
      <w:keepNext/>
      <w:keepLines/>
      <w:numPr>
        <w:numId w:val="1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9EE"/>
    <w:pPr>
      <w:keepNext/>
      <w:keepLines/>
      <w:numPr>
        <w:ilvl w:val="1"/>
        <w:numId w:val="1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476C"/>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E476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E476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E476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E476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E476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E476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9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59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E476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E47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E476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E476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E47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E47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E476C"/>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A59EE"/>
    <w:pPr>
      <w:outlineLvl w:val="9"/>
    </w:pPr>
  </w:style>
  <w:style w:type="paragraph" w:styleId="BalloonText">
    <w:name w:val="Balloon Text"/>
    <w:basedOn w:val="Normal"/>
    <w:link w:val="BalloonTextChar"/>
    <w:uiPriority w:val="99"/>
    <w:semiHidden/>
    <w:unhideWhenUsed/>
    <w:rsid w:val="003A5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9EE"/>
    <w:rPr>
      <w:rFonts w:ascii="Tahoma" w:hAnsi="Tahoma" w:cs="Tahoma"/>
      <w:sz w:val="16"/>
      <w:szCs w:val="16"/>
    </w:rPr>
  </w:style>
  <w:style w:type="paragraph" w:styleId="TOC1">
    <w:name w:val="toc 1"/>
    <w:basedOn w:val="Normal"/>
    <w:next w:val="Normal"/>
    <w:autoRedefine/>
    <w:uiPriority w:val="39"/>
    <w:unhideWhenUsed/>
    <w:rsid w:val="002E476C"/>
    <w:pPr>
      <w:spacing w:after="100"/>
    </w:pPr>
  </w:style>
  <w:style w:type="character" w:styleId="Hyperlink">
    <w:name w:val="Hyperlink"/>
    <w:basedOn w:val="DefaultParagraphFont"/>
    <w:uiPriority w:val="99"/>
    <w:unhideWhenUsed/>
    <w:rsid w:val="002E476C"/>
    <w:rPr>
      <w:color w:val="0000FF" w:themeColor="hyperlink"/>
      <w:u w:val="single"/>
    </w:rPr>
  </w:style>
  <w:style w:type="paragraph" w:styleId="TOC2">
    <w:name w:val="toc 2"/>
    <w:basedOn w:val="Normal"/>
    <w:next w:val="Normal"/>
    <w:autoRedefine/>
    <w:uiPriority w:val="39"/>
    <w:unhideWhenUsed/>
    <w:rsid w:val="00BC0E4E"/>
    <w:pPr>
      <w:tabs>
        <w:tab w:val="left" w:pos="660"/>
        <w:tab w:val="right" w:leader="dot" w:pos="9350"/>
      </w:tabs>
      <w:spacing w:after="100"/>
      <w:ind w:left="220"/>
    </w:pPr>
  </w:style>
  <w:style w:type="paragraph" w:styleId="ListParagraph">
    <w:name w:val="List Paragraph"/>
    <w:basedOn w:val="Normal"/>
    <w:uiPriority w:val="34"/>
    <w:qFormat/>
    <w:rsid w:val="0031143C"/>
    <w:pPr>
      <w:ind w:left="720"/>
      <w:contextualSpacing/>
    </w:pPr>
  </w:style>
  <w:style w:type="paragraph" w:styleId="NoSpacing">
    <w:name w:val="No Spacing"/>
    <w:link w:val="NoSpacingChar"/>
    <w:uiPriority w:val="1"/>
    <w:qFormat/>
    <w:rsid w:val="00B41484"/>
    <w:pPr>
      <w:spacing w:after="0" w:line="240" w:lineRule="auto"/>
    </w:pPr>
    <w:rPr>
      <w:rFonts w:eastAsiaTheme="minorEastAsia"/>
    </w:rPr>
  </w:style>
  <w:style w:type="character" w:customStyle="1" w:styleId="NoSpacingChar">
    <w:name w:val="No Spacing Char"/>
    <w:basedOn w:val="DefaultParagraphFont"/>
    <w:link w:val="NoSpacing"/>
    <w:uiPriority w:val="1"/>
    <w:rsid w:val="00B41484"/>
    <w:rPr>
      <w:rFonts w:eastAsiaTheme="minorEastAsia"/>
    </w:rPr>
  </w:style>
  <w:style w:type="paragraph" w:styleId="TOC3">
    <w:name w:val="toc 3"/>
    <w:basedOn w:val="Normal"/>
    <w:next w:val="Normal"/>
    <w:autoRedefine/>
    <w:uiPriority w:val="39"/>
    <w:unhideWhenUsed/>
    <w:rsid w:val="00B80429"/>
    <w:pPr>
      <w:spacing w:after="100"/>
      <w:ind w:left="440"/>
    </w:pPr>
  </w:style>
  <w:style w:type="paragraph" w:styleId="Header">
    <w:name w:val="header"/>
    <w:basedOn w:val="Normal"/>
    <w:link w:val="HeaderChar"/>
    <w:uiPriority w:val="99"/>
    <w:unhideWhenUsed/>
    <w:rsid w:val="009F1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56F"/>
  </w:style>
  <w:style w:type="paragraph" w:styleId="Footer">
    <w:name w:val="footer"/>
    <w:basedOn w:val="Normal"/>
    <w:link w:val="FooterChar"/>
    <w:uiPriority w:val="99"/>
    <w:unhideWhenUsed/>
    <w:rsid w:val="009F15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56F"/>
  </w:style>
  <w:style w:type="paragraph" w:styleId="TOC4">
    <w:name w:val="toc 4"/>
    <w:basedOn w:val="Normal"/>
    <w:next w:val="Normal"/>
    <w:autoRedefine/>
    <w:uiPriority w:val="39"/>
    <w:unhideWhenUsed/>
    <w:rsid w:val="00CF2670"/>
    <w:pPr>
      <w:spacing w:after="100"/>
      <w:ind w:left="660"/>
    </w:pPr>
    <w:rPr>
      <w:rFonts w:eastAsiaTheme="minorEastAsia"/>
    </w:rPr>
  </w:style>
  <w:style w:type="paragraph" w:styleId="TOC5">
    <w:name w:val="toc 5"/>
    <w:basedOn w:val="Normal"/>
    <w:next w:val="Normal"/>
    <w:autoRedefine/>
    <w:uiPriority w:val="39"/>
    <w:unhideWhenUsed/>
    <w:rsid w:val="00CF2670"/>
    <w:pPr>
      <w:spacing w:after="100"/>
      <w:ind w:left="880"/>
    </w:pPr>
    <w:rPr>
      <w:rFonts w:eastAsiaTheme="minorEastAsia"/>
    </w:rPr>
  </w:style>
  <w:style w:type="paragraph" w:styleId="TOC6">
    <w:name w:val="toc 6"/>
    <w:basedOn w:val="Normal"/>
    <w:next w:val="Normal"/>
    <w:autoRedefine/>
    <w:uiPriority w:val="39"/>
    <w:unhideWhenUsed/>
    <w:rsid w:val="00CF2670"/>
    <w:pPr>
      <w:spacing w:after="100"/>
      <w:ind w:left="1100"/>
    </w:pPr>
    <w:rPr>
      <w:rFonts w:eastAsiaTheme="minorEastAsia"/>
    </w:rPr>
  </w:style>
  <w:style w:type="paragraph" w:styleId="TOC7">
    <w:name w:val="toc 7"/>
    <w:basedOn w:val="Normal"/>
    <w:next w:val="Normal"/>
    <w:autoRedefine/>
    <w:uiPriority w:val="39"/>
    <w:unhideWhenUsed/>
    <w:rsid w:val="00CF2670"/>
    <w:pPr>
      <w:spacing w:after="100"/>
      <w:ind w:left="1320"/>
    </w:pPr>
    <w:rPr>
      <w:rFonts w:eastAsiaTheme="minorEastAsia"/>
    </w:rPr>
  </w:style>
  <w:style w:type="paragraph" w:styleId="TOC8">
    <w:name w:val="toc 8"/>
    <w:basedOn w:val="Normal"/>
    <w:next w:val="Normal"/>
    <w:autoRedefine/>
    <w:uiPriority w:val="39"/>
    <w:unhideWhenUsed/>
    <w:rsid w:val="00CF2670"/>
    <w:pPr>
      <w:spacing w:after="100"/>
      <w:ind w:left="1540"/>
    </w:pPr>
    <w:rPr>
      <w:rFonts w:eastAsiaTheme="minorEastAsia"/>
    </w:rPr>
  </w:style>
  <w:style w:type="paragraph" w:styleId="TOC9">
    <w:name w:val="toc 9"/>
    <w:basedOn w:val="Normal"/>
    <w:next w:val="Normal"/>
    <w:autoRedefine/>
    <w:uiPriority w:val="39"/>
    <w:unhideWhenUsed/>
    <w:rsid w:val="00CF2670"/>
    <w:pPr>
      <w:spacing w:after="100"/>
      <w:ind w:left="1760"/>
    </w:pPr>
    <w:rPr>
      <w:rFonts w:eastAsiaTheme="minorEastAsia"/>
    </w:rPr>
  </w:style>
  <w:style w:type="character" w:styleId="CommentReference">
    <w:name w:val="annotation reference"/>
    <w:basedOn w:val="DefaultParagraphFont"/>
    <w:uiPriority w:val="99"/>
    <w:semiHidden/>
    <w:unhideWhenUsed/>
    <w:rsid w:val="006709DE"/>
    <w:rPr>
      <w:sz w:val="16"/>
      <w:szCs w:val="16"/>
    </w:rPr>
  </w:style>
  <w:style w:type="paragraph" w:styleId="CommentText">
    <w:name w:val="annotation text"/>
    <w:basedOn w:val="Normal"/>
    <w:link w:val="CommentTextChar"/>
    <w:uiPriority w:val="99"/>
    <w:semiHidden/>
    <w:unhideWhenUsed/>
    <w:rsid w:val="006709DE"/>
    <w:pPr>
      <w:spacing w:line="240" w:lineRule="auto"/>
    </w:pPr>
    <w:rPr>
      <w:sz w:val="20"/>
      <w:szCs w:val="20"/>
    </w:rPr>
  </w:style>
  <w:style w:type="character" w:customStyle="1" w:styleId="CommentTextChar">
    <w:name w:val="Comment Text Char"/>
    <w:basedOn w:val="DefaultParagraphFont"/>
    <w:link w:val="CommentText"/>
    <w:uiPriority w:val="99"/>
    <w:semiHidden/>
    <w:rsid w:val="006709DE"/>
    <w:rPr>
      <w:sz w:val="20"/>
      <w:szCs w:val="20"/>
    </w:rPr>
  </w:style>
  <w:style w:type="paragraph" w:styleId="CommentSubject">
    <w:name w:val="annotation subject"/>
    <w:basedOn w:val="CommentText"/>
    <w:next w:val="CommentText"/>
    <w:link w:val="CommentSubjectChar"/>
    <w:uiPriority w:val="99"/>
    <w:semiHidden/>
    <w:unhideWhenUsed/>
    <w:rsid w:val="006709DE"/>
    <w:rPr>
      <w:b/>
      <w:bCs/>
    </w:rPr>
  </w:style>
  <w:style w:type="character" w:customStyle="1" w:styleId="CommentSubjectChar">
    <w:name w:val="Comment Subject Char"/>
    <w:basedOn w:val="CommentTextChar"/>
    <w:link w:val="CommentSubject"/>
    <w:uiPriority w:val="99"/>
    <w:semiHidden/>
    <w:rsid w:val="006709DE"/>
    <w:rPr>
      <w:b/>
      <w:bCs/>
    </w:rPr>
  </w:style>
  <w:style w:type="paragraph" w:styleId="Revision">
    <w:name w:val="Revision"/>
    <w:hidden/>
    <w:uiPriority w:val="99"/>
    <w:semiHidden/>
    <w:rsid w:val="006709DE"/>
    <w:pPr>
      <w:spacing w:after="0" w:line="240" w:lineRule="auto"/>
    </w:pPr>
  </w:style>
  <w:style w:type="paragraph" w:styleId="DocumentMap">
    <w:name w:val="Document Map"/>
    <w:basedOn w:val="Normal"/>
    <w:link w:val="DocumentMapChar"/>
    <w:uiPriority w:val="99"/>
    <w:semiHidden/>
    <w:unhideWhenUsed/>
    <w:rsid w:val="0019575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57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yperlink" Target="http://aims.im4hc.com/Files/AIMS.apk" TargetMode="External"/><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www.Goassess.com" TargetMode="External"/><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4" Type="http://schemas.openxmlformats.org/officeDocument/2006/relationships/styles" Target="styles.xml"/><Relationship Id="rId9" Type="http://schemas.openxmlformats.org/officeDocument/2006/relationships/hyperlink" Target="http://www.Goassess.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GOASSESS enhance organizational working efficiency in collaborative environment. This document is to facilitate you to use GOASSESS easily. GOASSESS is an easy-to-use assessment tool builder geared towards the specific needs of the humanitarian sector.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B1A0A8-C218-40AC-8B0C-D71B28C2E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60</Pages>
  <Words>7662</Words>
  <Characters>43679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GOASSESS User Manual</vt:lpstr>
    </vt:vector>
  </TitlesOfParts>
  <Company/>
  <LinksUpToDate>false</LinksUpToDate>
  <CharactersWithSpaces>51239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GOASSESS User Manual</dc:title>
  <dc:subject>GoAssess.im4hc.com</dc:subject>
  <dc:creator>Windows User</dc:creator>
  <cp:lastModifiedBy>T</cp:lastModifiedBy>
  <cp:revision>14</cp:revision>
  <dcterms:created xsi:type="dcterms:W3CDTF">2012-11-20T08:36:00Z</dcterms:created>
  <dcterms:modified xsi:type="dcterms:W3CDTF">2013-01-01T12:51:00Z</dcterms:modified>
</cp:coreProperties>
</file>